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A92E8E" w14:textId="77777777" w:rsidR="00267805" w:rsidRPr="00DF25CA" w:rsidRDefault="00267805" w:rsidP="00267805">
      <w:pPr>
        <w:jc w:val="center"/>
      </w:pPr>
      <w:r w:rsidRPr="00DF25CA">
        <w:rPr>
          <w:noProof/>
          <w:lang w:eastAsia="es-ES"/>
        </w:rPr>
        <w:drawing>
          <wp:anchor distT="0" distB="0" distL="114300" distR="114300" simplePos="0" relativeHeight="251675648" behindDoc="0" locked="0" layoutInCell="1" allowOverlap="1" wp14:anchorId="010072FD" wp14:editId="09480DAF">
            <wp:simplePos x="0" y="0"/>
            <wp:positionH relativeFrom="column">
              <wp:posOffset>278931</wp:posOffset>
            </wp:positionH>
            <wp:positionV relativeFrom="paragraph">
              <wp:posOffset>0</wp:posOffset>
            </wp:positionV>
            <wp:extent cx="5400040" cy="1625600"/>
            <wp:effectExtent l="0" t="0" r="0" b="0"/>
            <wp:wrapSquare wrapText="bothSides"/>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1625600"/>
                    </a:xfrm>
                    <a:prstGeom prst="rect">
                      <a:avLst/>
                    </a:prstGeom>
                  </pic:spPr>
                </pic:pic>
              </a:graphicData>
            </a:graphic>
          </wp:anchor>
        </w:drawing>
      </w:r>
      <w:r w:rsidRPr="00DF25CA">
        <w:rPr>
          <w:noProof/>
          <w:color w:val="ED7D31" w:themeColor="accent2"/>
          <w:lang w:eastAsia="es-ES"/>
        </w:rPr>
        <mc:AlternateContent>
          <mc:Choice Requires="wps">
            <w:drawing>
              <wp:anchor distT="0" distB="0" distL="114300" distR="114300" simplePos="0" relativeHeight="251674624" behindDoc="0" locked="0" layoutInCell="1" allowOverlap="1" wp14:anchorId="2C41A7C7" wp14:editId="6DCE3AEB">
                <wp:simplePos x="0" y="0"/>
                <wp:positionH relativeFrom="column">
                  <wp:posOffset>-508635</wp:posOffset>
                </wp:positionH>
                <wp:positionV relativeFrom="paragraph">
                  <wp:posOffset>-899795</wp:posOffset>
                </wp:positionV>
                <wp:extent cx="415636" cy="10681855"/>
                <wp:effectExtent l="0" t="0" r="3810" b="5715"/>
                <wp:wrapNone/>
                <wp:docPr id="4" name="2 Rectángulo"/>
                <wp:cNvGraphicFramePr/>
                <a:graphic xmlns:a="http://schemas.openxmlformats.org/drawingml/2006/main">
                  <a:graphicData uri="http://schemas.microsoft.com/office/word/2010/wordprocessingShape">
                    <wps:wsp>
                      <wps:cNvSpPr/>
                      <wps:spPr>
                        <a:xfrm>
                          <a:off x="0" y="0"/>
                          <a:ext cx="415636" cy="1068185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80F397" id="2 Rectángulo" o:spid="_x0000_s1026" style="position:absolute;margin-left:-40.05pt;margin-top:-70.85pt;width:32.75pt;height:841.1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" fillcolor="#70ad47 [3209]" stroked="f" strokeweight="1pt"/>
            </w:pict>
          </mc:Fallback>
        </mc:AlternateContent>
      </w:r>
    </w:p>
    <w:p w14:paraId="586BE1C4" w14:textId="77777777" w:rsidR="00267805" w:rsidRPr="00DF25CA" w:rsidRDefault="00267805" w:rsidP="00267805"/>
    <w:p w14:paraId="3DC0F06C" w14:textId="77777777" w:rsidR="00267805" w:rsidRPr="00DF25CA" w:rsidRDefault="00267805" w:rsidP="00267805"/>
    <w:p w14:paraId="2DD43F5E" w14:textId="77777777" w:rsidR="00267805" w:rsidRPr="00DF25CA" w:rsidRDefault="00267805" w:rsidP="00267805"/>
    <w:p w14:paraId="428FD4B6" w14:textId="77777777" w:rsidR="00267805" w:rsidRPr="00DF25CA" w:rsidRDefault="00267805" w:rsidP="00267805">
      <w:pPr>
        <w:jc w:val="center"/>
        <w:rPr>
          <w:rFonts w:ascii="Arial" w:hAnsi="Arial" w:cs="Arial"/>
          <w:sz w:val="44"/>
          <w:szCs w:val="44"/>
        </w:rPr>
      </w:pPr>
      <w:r w:rsidRPr="00DF25CA">
        <w:rPr>
          <w:rFonts w:ascii="Arial" w:hAnsi="Arial" w:cs="Arial"/>
          <w:sz w:val="44"/>
          <w:szCs w:val="44"/>
        </w:rPr>
        <w:t>Final Degree Project</w:t>
      </w:r>
    </w:p>
    <w:p w14:paraId="22E0229C" w14:textId="77777777" w:rsidR="00267805" w:rsidRPr="00DF25CA" w:rsidRDefault="00267805" w:rsidP="00267805">
      <w:pPr>
        <w:jc w:val="center"/>
        <w:rPr>
          <w:rFonts w:ascii="Arial" w:hAnsi="Arial" w:cs="Arial"/>
          <w:b/>
          <w:sz w:val="44"/>
          <w:szCs w:val="44"/>
        </w:rPr>
      </w:pPr>
      <w:r w:rsidRPr="00DF25CA">
        <w:rPr>
          <w:rFonts w:ascii="Arial" w:hAnsi="Arial" w:cs="Arial"/>
          <w:b/>
          <w:sz w:val="44"/>
          <w:szCs w:val="44"/>
        </w:rPr>
        <w:t>Biomedical Engineering Bachelor</w:t>
      </w:r>
    </w:p>
    <w:p w14:paraId="0B9C8202" w14:textId="77777777" w:rsidR="00267805" w:rsidRPr="00DF25CA" w:rsidRDefault="00267805" w:rsidP="00267805"/>
    <w:p w14:paraId="0E343735" w14:textId="77777777" w:rsidR="00267805" w:rsidRPr="00DF25CA" w:rsidRDefault="00267805" w:rsidP="00267805">
      <w:pPr>
        <w:ind w:left="426"/>
        <w:jc w:val="center"/>
      </w:pPr>
    </w:p>
    <w:p w14:paraId="0436B3BD" w14:textId="77777777" w:rsidR="00267805" w:rsidRPr="00DF25CA" w:rsidRDefault="00267805" w:rsidP="00267805">
      <w:pPr>
        <w:jc w:val="center"/>
        <w:rPr>
          <w:rFonts w:ascii="Arial" w:hAnsi="Arial" w:cs="Arial"/>
          <w:b/>
          <w:sz w:val="44"/>
          <w:szCs w:val="44"/>
        </w:rPr>
      </w:pPr>
      <w:r w:rsidRPr="00DF25CA">
        <w:rPr>
          <w:rFonts w:ascii="Arial" w:hAnsi="Arial" w:cs="Arial"/>
          <w:b/>
          <w:sz w:val="44"/>
          <w:szCs w:val="44"/>
        </w:rPr>
        <w:t>“Predictive modelling of Loss Of Consciousness under general anaesthesia“</w:t>
      </w:r>
    </w:p>
    <w:p w14:paraId="419A1813" w14:textId="77777777" w:rsidR="00267805" w:rsidRPr="00DF25CA" w:rsidRDefault="00267805" w:rsidP="00267805">
      <w:pPr>
        <w:jc w:val="center"/>
        <w:rPr>
          <w:rFonts w:ascii="Arial" w:hAnsi="Arial" w:cs="Arial"/>
          <w:b/>
          <w:sz w:val="44"/>
          <w:szCs w:val="44"/>
        </w:rPr>
      </w:pPr>
    </w:p>
    <w:p w14:paraId="4F9A7681" w14:textId="77777777" w:rsidR="00267805" w:rsidRPr="00DF25CA" w:rsidRDefault="00267805" w:rsidP="00267805">
      <w:pPr>
        <w:jc w:val="center"/>
        <w:rPr>
          <w:rFonts w:ascii="Arial" w:hAnsi="Arial" w:cs="Arial"/>
          <w:b/>
          <w:sz w:val="44"/>
          <w:szCs w:val="44"/>
        </w:rPr>
      </w:pPr>
    </w:p>
    <w:p w14:paraId="73C11863" w14:textId="77777777" w:rsidR="00267805" w:rsidRPr="00DF25CA" w:rsidRDefault="00267805" w:rsidP="00267805">
      <w:pPr>
        <w:ind w:left="4962"/>
        <w:jc w:val="center"/>
        <w:rPr>
          <w:rFonts w:ascii="Arial" w:hAnsi="Arial" w:cs="Arial"/>
          <w:b/>
          <w:sz w:val="44"/>
          <w:szCs w:val="44"/>
        </w:rPr>
      </w:pPr>
    </w:p>
    <w:p w14:paraId="51D192E3" w14:textId="77777777" w:rsidR="00267805" w:rsidRPr="00DF25CA" w:rsidRDefault="00267805" w:rsidP="00267805">
      <w:pPr>
        <w:ind w:left="4962" w:right="-330"/>
        <w:rPr>
          <w:rFonts w:ascii="Arial" w:hAnsi="Arial" w:cs="Arial"/>
          <w:sz w:val="28"/>
          <w:szCs w:val="28"/>
        </w:rPr>
      </w:pPr>
      <w:r w:rsidRPr="00DF25CA">
        <w:rPr>
          <w:rFonts w:ascii="Arial" w:hAnsi="Arial" w:cs="Arial"/>
          <w:sz w:val="28"/>
          <w:szCs w:val="28"/>
        </w:rPr>
        <w:t>Barcelona, 15th of January of 2022</w:t>
      </w:r>
    </w:p>
    <w:p w14:paraId="6FFCF14B" w14:textId="77777777" w:rsidR="00267805" w:rsidRPr="00DF25CA" w:rsidRDefault="00267805" w:rsidP="00267805">
      <w:pPr>
        <w:ind w:left="4962" w:right="-330"/>
        <w:rPr>
          <w:rFonts w:ascii="Arial" w:hAnsi="Arial" w:cs="Arial"/>
          <w:sz w:val="28"/>
          <w:szCs w:val="28"/>
        </w:rPr>
      </w:pPr>
    </w:p>
    <w:p w14:paraId="55C1BA7D" w14:textId="77777777" w:rsidR="00267805" w:rsidRPr="00204063" w:rsidRDefault="00267805" w:rsidP="00267805">
      <w:pPr>
        <w:ind w:left="4962" w:right="-330"/>
        <w:rPr>
          <w:rFonts w:ascii="Arial" w:hAnsi="Arial" w:cs="Arial"/>
          <w:sz w:val="28"/>
          <w:szCs w:val="28"/>
          <w:lang w:val="es-ES"/>
          <w:rPrChange w:id="0" w:author="Pedro Gambus" w:date="2022-01-17T09:17:00Z">
            <w:rPr>
              <w:rFonts w:ascii="Arial" w:hAnsi="Arial" w:cs="Arial"/>
              <w:sz w:val="28"/>
              <w:szCs w:val="28"/>
            </w:rPr>
          </w:rPrChange>
        </w:rPr>
      </w:pPr>
      <w:r w:rsidRPr="00204063">
        <w:rPr>
          <w:rFonts w:ascii="Arial" w:hAnsi="Arial" w:cs="Arial"/>
          <w:sz w:val="28"/>
          <w:szCs w:val="28"/>
          <w:lang w:val="es-ES"/>
          <w:rPrChange w:id="1" w:author="Pedro Gambus" w:date="2022-01-17T09:17:00Z">
            <w:rPr>
              <w:rFonts w:ascii="Arial" w:hAnsi="Arial" w:cs="Arial"/>
              <w:sz w:val="28"/>
              <w:szCs w:val="28"/>
            </w:rPr>
          </w:rPrChange>
        </w:rPr>
        <w:t>Author: Marc Palomer Cadenas</w:t>
      </w:r>
    </w:p>
    <w:p w14:paraId="041C2B26" w14:textId="77777777" w:rsidR="00267805" w:rsidRPr="00204063" w:rsidRDefault="00267805" w:rsidP="00267805">
      <w:pPr>
        <w:ind w:left="4962" w:right="-330"/>
        <w:rPr>
          <w:rFonts w:ascii="Arial" w:hAnsi="Arial" w:cs="Arial"/>
          <w:sz w:val="28"/>
          <w:szCs w:val="28"/>
          <w:lang w:val="es-ES"/>
          <w:rPrChange w:id="2" w:author="Pedro Gambus" w:date="2022-01-17T09:17:00Z">
            <w:rPr>
              <w:rFonts w:ascii="Arial" w:hAnsi="Arial" w:cs="Arial"/>
              <w:sz w:val="28"/>
              <w:szCs w:val="28"/>
            </w:rPr>
          </w:rPrChange>
        </w:rPr>
      </w:pPr>
    </w:p>
    <w:p w14:paraId="47B00D32" w14:textId="77777777" w:rsidR="00267805" w:rsidRPr="00204063" w:rsidRDefault="00267805" w:rsidP="00267805">
      <w:pPr>
        <w:ind w:left="4962" w:right="-330"/>
        <w:rPr>
          <w:rFonts w:ascii="Arial" w:hAnsi="Arial" w:cs="Arial"/>
          <w:sz w:val="28"/>
          <w:szCs w:val="28"/>
          <w:lang w:val="es-ES"/>
          <w:rPrChange w:id="3" w:author="Pedro Gambus" w:date="2022-01-17T09:17:00Z">
            <w:rPr>
              <w:rFonts w:ascii="Arial" w:hAnsi="Arial" w:cs="Arial"/>
              <w:sz w:val="28"/>
              <w:szCs w:val="28"/>
            </w:rPr>
          </w:rPrChange>
        </w:rPr>
      </w:pPr>
      <w:r w:rsidRPr="00204063">
        <w:rPr>
          <w:rFonts w:ascii="Arial" w:hAnsi="Arial" w:cs="Arial"/>
          <w:sz w:val="28"/>
          <w:szCs w:val="28"/>
          <w:lang w:val="es-ES"/>
          <w:rPrChange w:id="4" w:author="Pedro Gambus" w:date="2022-01-17T09:17:00Z">
            <w:rPr>
              <w:rFonts w:ascii="Arial" w:hAnsi="Arial" w:cs="Arial"/>
              <w:sz w:val="28"/>
              <w:szCs w:val="28"/>
            </w:rPr>
          </w:rPrChange>
        </w:rPr>
        <w:t>Director: Pedro L. Gambús</w:t>
      </w:r>
    </w:p>
    <w:p w14:paraId="47F72070" w14:textId="77777777" w:rsidR="00267805" w:rsidRPr="00204063" w:rsidRDefault="00267805" w:rsidP="00267805">
      <w:pPr>
        <w:ind w:left="4962" w:right="-330"/>
        <w:rPr>
          <w:rFonts w:ascii="Arial" w:hAnsi="Arial" w:cs="Arial"/>
          <w:sz w:val="36"/>
          <w:szCs w:val="44"/>
          <w:lang w:val="es-ES"/>
          <w:rPrChange w:id="5" w:author="Pedro Gambus" w:date="2022-01-17T09:17:00Z">
            <w:rPr>
              <w:rFonts w:ascii="Arial" w:hAnsi="Arial" w:cs="Arial"/>
              <w:sz w:val="36"/>
              <w:szCs w:val="44"/>
            </w:rPr>
          </w:rPrChange>
        </w:rPr>
      </w:pPr>
    </w:p>
    <w:p w14:paraId="6EA44A64" w14:textId="77777777" w:rsidR="00267805" w:rsidRPr="00204063" w:rsidRDefault="00267805" w:rsidP="00267805">
      <w:pPr>
        <w:ind w:left="4962" w:right="-330"/>
        <w:rPr>
          <w:rFonts w:ascii="Arial Narrow" w:hAnsi="Arial Narrow" w:cs="Arial"/>
          <w:b/>
          <w:sz w:val="28"/>
          <w:szCs w:val="44"/>
          <w:lang w:val="es-ES"/>
          <w:rPrChange w:id="6" w:author="Pedro Gambus" w:date="2022-01-17T09:17:00Z">
            <w:rPr>
              <w:rFonts w:ascii="Arial Narrow" w:hAnsi="Arial Narrow" w:cs="Arial"/>
              <w:b/>
              <w:sz w:val="28"/>
              <w:szCs w:val="44"/>
            </w:rPr>
          </w:rPrChange>
        </w:rPr>
      </w:pPr>
    </w:p>
    <w:p w14:paraId="2FC6D923" w14:textId="77777777" w:rsidR="00267805" w:rsidRPr="00204063" w:rsidRDefault="00267805" w:rsidP="00267805">
      <w:pPr>
        <w:ind w:left="4962"/>
        <w:rPr>
          <w:rFonts w:ascii="Arial Narrow" w:hAnsi="Arial Narrow" w:cs="Arial"/>
          <w:b/>
          <w:sz w:val="28"/>
          <w:szCs w:val="44"/>
          <w:lang w:val="es-ES"/>
          <w:rPrChange w:id="7" w:author="Pedro Gambus" w:date="2022-01-17T09:17:00Z">
            <w:rPr>
              <w:rFonts w:ascii="Arial Narrow" w:hAnsi="Arial Narrow" w:cs="Arial"/>
              <w:b/>
              <w:sz w:val="28"/>
              <w:szCs w:val="44"/>
            </w:rPr>
          </w:rPrChange>
        </w:rPr>
      </w:pPr>
    </w:p>
    <w:p w14:paraId="7A84E276" w14:textId="77777777" w:rsidR="00267805" w:rsidRPr="00204063" w:rsidRDefault="00267805" w:rsidP="00267805">
      <w:pPr>
        <w:ind w:left="4962"/>
        <w:rPr>
          <w:rFonts w:ascii="Arial Narrow" w:hAnsi="Arial Narrow" w:cs="Arial"/>
          <w:b/>
          <w:sz w:val="28"/>
          <w:szCs w:val="44"/>
          <w:lang w:val="es-ES"/>
          <w:rPrChange w:id="8" w:author="Pedro Gambus" w:date="2022-01-17T09:17:00Z">
            <w:rPr>
              <w:rFonts w:ascii="Arial Narrow" w:hAnsi="Arial Narrow" w:cs="Arial"/>
              <w:b/>
              <w:sz w:val="28"/>
              <w:szCs w:val="44"/>
            </w:rPr>
          </w:rPrChange>
        </w:rPr>
      </w:pPr>
    </w:p>
    <w:p w14:paraId="56F0C566" w14:textId="77777777" w:rsidR="00267805" w:rsidRPr="00204063" w:rsidRDefault="00267805" w:rsidP="00267805">
      <w:pPr>
        <w:rPr>
          <w:rFonts w:ascii="Arial Narrow" w:hAnsi="Arial Narrow" w:cs="Arial"/>
          <w:b/>
          <w:sz w:val="28"/>
          <w:szCs w:val="44"/>
          <w:lang w:val="es-ES"/>
          <w:rPrChange w:id="9" w:author="Pedro Gambus" w:date="2022-01-17T09:17:00Z">
            <w:rPr>
              <w:rFonts w:ascii="Arial Narrow" w:hAnsi="Arial Narrow" w:cs="Arial"/>
              <w:b/>
              <w:sz w:val="28"/>
              <w:szCs w:val="44"/>
            </w:rPr>
          </w:rPrChange>
        </w:rPr>
      </w:pPr>
    </w:p>
    <w:p w14:paraId="6DD1AFB2" w14:textId="77777777" w:rsidR="00267805" w:rsidRPr="00204063" w:rsidRDefault="00267805" w:rsidP="00267805">
      <w:pPr>
        <w:rPr>
          <w:rFonts w:ascii="Arial Narrow" w:hAnsi="Arial Narrow" w:cs="Arial"/>
          <w:b/>
          <w:sz w:val="28"/>
          <w:szCs w:val="44"/>
          <w:lang w:val="es-ES"/>
          <w:rPrChange w:id="10" w:author="Pedro Gambus" w:date="2022-01-17T09:17:00Z">
            <w:rPr>
              <w:rFonts w:ascii="Arial Narrow" w:hAnsi="Arial Narrow" w:cs="Arial"/>
              <w:b/>
              <w:sz w:val="28"/>
              <w:szCs w:val="44"/>
            </w:rPr>
          </w:rPrChange>
        </w:rPr>
      </w:pPr>
    </w:p>
    <w:p w14:paraId="204E311C" w14:textId="77777777" w:rsidR="00267805" w:rsidRPr="00204063" w:rsidRDefault="00267805" w:rsidP="00267805">
      <w:pPr>
        <w:rPr>
          <w:rFonts w:ascii="Arial Narrow" w:hAnsi="Arial Narrow" w:cs="Arial"/>
          <w:b/>
          <w:sz w:val="28"/>
          <w:szCs w:val="44"/>
          <w:lang w:val="es-ES"/>
          <w:rPrChange w:id="11" w:author="Pedro Gambus" w:date="2022-01-17T09:17:00Z">
            <w:rPr>
              <w:rFonts w:ascii="Arial Narrow" w:hAnsi="Arial Narrow" w:cs="Arial"/>
              <w:b/>
              <w:sz w:val="28"/>
              <w:szCs w:val="44"/>
            </w:rPr>
          </w:rPrChange>
        </w:rPr>
      </w:pPr>
    </w:p>
    <w:p w14:paraId="72BEB2F2" w14:textId="77777777" w:rsidR="00267805" w:rsidRPr="00204063" w:rsidRDefault="00267805" w:rsidP="00267805">
      <w:pPr>
        <w:rPr>
          <w:rFonts w:ascii="Arial Narrow" w:hAnsi="Arial Narrow" w:cs="Arial"/>
          <w:b/>
          <w:sz w:val="28"/>
          <w:szCs w:val="44"/>
          <w:lang w:val="es-ES"/>
          <w:rPrChange w:id="12" w:author="Pedro Gambus" w:date="2022-01-17T09:17:00Z">
            <w:rPr>
              <w:rFonts w:ascii="Arial Narrow" w:hAnsi="Arial Narrow" w:cs="Arial"/>
              <w:b/>
              <w:sz w:val="28"/>
              <w:szCs w:val="44"/>
            </w:rPr>
          </w:rPrChange>
        </w:rPr>
      </w:pPr>
    </w:p>
    <w:p w14:paraId="18E3DB76" w14:textId="77777777" w:rsidR="00267805" w:rsidRPr="00204063" w:rsidRDefault="00267805" w:rsidP="00267805">
      <w:pPr>
        <w:rPr>
          <w:rFonts w:ascii="Arial Narrow" w:hAnsi="Arial Narrow" w:cs="Arial"/>
          <w:b/>
          <w:sz w:val="28"/>
          <w:szCs w:val="44"/>
          <w:lang w:val="es-ES"/>
          <w:rPrChange w:id="13" w:author="Pedro Gambus" w:date="2022-01-17T09:17:00Z">
            <w:rPr>
              <w:rFonts w:ascii="Arial Narrow" w:hAnsi="Arial Narrow" w:cs="Arial"/>
              <w:b/>
              <w:sz w:val="28"/>
              <w:szCs w:val="44"/>
            </w:rPr>
          </w:rPrChange>
        </w:rPr>
      </w:pPr>
    </w:p>
    <w:p w14:paraId="786706EB" w14:textId="77777777" w:rsidR="00267805" w:rsidRPr="00204063" w:rsidRDefault="00267805" w:rsidP="00267805">
      <w:pPr>
        <w:rPr>
          <w:rFonts w:ascii="Arial Narrow" w:hAnsi="Arial Narrow" w:cs="Arial"/>
          <w:b/>
          <w:sz w:val="28"/>
          <w:szCs w:val="44"/>
          <w:lang w:val="es-ES"/>
          <w:rPrChange w:id="14" w:author="Pedro Gambus" w:date="2022-01-17T09:17:00Z">
            <w:rPr>
              <w:rFonts w:ascii="Arial Narrow" w:hAnsi="Arial Narrow" w:cs="Arial"/>
              <w:b/>
              <w:sz w:val="28"/>
              <w:szCs w:val="44"/>
            </w:rPr>
          </w:rPrChange>
        </w:rPr>
      </w:pPr>
    </w:p>
    <w:p w14:paraId="23816966" w14:textId="77777777" w:rsidR="00267805" w:rsidRPr="00204063" w:rsidRDefault="00267805" w:rsidP="00267805">
      <w:pPr>
        <w:rPr>
          <w:rFonts w:ascii="Arial Narrow" w:hAnsi="Arial Narrow" w:cs="Arial"/>
          <w:b/>
          <w:sz w:val="28"/>
          <w:szCs w:val="44"/>
          <w:lang w:val="es-ES"/>
          <w:rPrChange w:id="15" w:author="Pedro Gambus" w:date="2022-01-17T09:17:00Z">
            <w:rPr>
              <w:rFonts w:ascii="Arial Narrow" w:hAnsi="Arial Narrow" w:cs="Arial"/>
              <w:b/>
              <w:sz w:val="28"/>
              <w:szCs w:val="44"/>
            </w:rPr>
          </w:rPrChange>
        </w:rPr>
      </w:pPr>
    </w:p>
    <w:p w14:paraId="36B523A1" w14:textId="77777777" w:rsidR="00267805" w:rsidRPr="00204063" w:rsidRDefault="00267805" w:rsidP="00267805">
      <w:pPr>
        <w:rPr>
          <w:rFonts w:ascii="Arial Narrow" w:hAnsi="Arial Narrow" w:cs="Arial"/>
          <w:b/>
          <w:sz w:val="28"/>
          <w:szCs w:val="44"/>
          <w:lang w:val="es-ES"/>
          <w:rPrChange w:id="16" w:author="Pedro Gambus" w:date="2022-01-17T09:17:00Z">
            <w:rPr>
              <w:rFonts w:ascii="Arial Narrow" w:hAnsi="Arial Narrow" w:cs="Arial"/>
              <w:b/>
              <w:sz w:val="28"/>
              <w:szCs w:val="44"/>
            </w:rPr>
          </w:rPrChange>
        </w:rPr>
      </w:pPr>
    </w:p>
    <w:p w14:paraId="5E24AC75" w14:textId="77777777" w:rsidR="00267805" w:rsidRPr="00204063" w:rsidRDefault="00267805" w:rsidP="00267805">
      <w:pPr>
        <w:rPr>
          <w:rFonts w:ascii="Arial Narrow" w:hAnsi="Arial Narrow" w:cs="Arial"/>
          <w:b/>
          <w:sz w:val="28"/>
          <w:szCs w:val="44"/>
          <w:lang w:val="es-ES"/>
          <w:rPrChange w:id="17" w:author="Pedro Gambus" w:date="2022-01-17T09:17:00Z">
            <w:rPr>
              <w:rFonts w:ascii="Arial Narrow" w:hAnsi="Arial Narrow" w:cs="Arial"/>
              <w:b/>
              <w:sz w:val="28"/>
              <w:szCs w:val="44"/>
            </w:rPr>
          </w:rPrChange>
        </w:rPr>
      </w:pPr>
    </w:p>
    <w:p w14:paraId="3FF8DD98" w14:textId="77777777" w:rsidR="00267805" w:rsidRPr="00204063" w:rsidRDefault="00267805" w:rsidP="00267805">
      <w:pPr>
        <w:rPr>
          <w:rFonts w:ascii="Arial Narrow" w:hAnsi="Arial Narrow" w:cs="Arial"/>
          <w:b/>
          <w:sz w:val="28"/>
          <w:szCs w:val="44"/>
          <w:lang w:val="es-ES"/>
          <w:rPrChange w:id="18" w:author="Pedro Gambus" w:date="2022-01-17T09:17:00Z">
            <w:rPr>
              <w:rFonts w:ascii="Arial Narrow" w:hAnsi="Arial Narrow" w:cs="Arial"/>
              <w:b/>
              <w:sz w:val="28"/>
              <w:szCs w:val="44"/>
            </w:rPr>
          </w:rPrChange>
        </w:rPr>
      </w:pPr>
    </w:p>
    <w:p w14:paraId="4959E8EF" w14:textId="77777777" w:rsidR="00267805" w:rsidRPr="00204063" w:rsidRDefault="00267805" w:rsidP="00267805">
      <w:pPr>
        <w:rPr>
          <w:rFonts w:ascii="Arial Narrow" w:hAnsi="Arial Narrow" w:cs="Arial"/>
          <w:b/>
          <w:sz w:val="28"/>
          <w:szCs w:val="44"/>
          <w:lang w:val="es-ES"/>
          <w:rPrChange w:id="19" w:author="Pedro Gambus" w:date="2022-01-17T09:17:00Z">
            <w:rPr>
              <w:rFonts w:ascii="Arial Narrow" w:hAnsi="Arial Narrow" w:cs="Arial"/>
              <w:b/>
              <w:sz w:val="28"/>
              <w:szCs w:val="44"/>
            </w:rPr>
          </w:rPrChange>
        </w:rPr>
      </w:pPr>
    </w:p>
    <w:p w14:paraId="1949F510" w14:textId="77777777" w:rsidR="00267805" w:rsidRPr="00DF25CA" w:rsidRDefault="00267805" w:rsidP="00267805">
      <w:pPr>
        <w:rPr>
          <w:rFonts w:ascii="Arial Narrow" w:hAnsi="Arial Narrow" w:cs="Arial"/>
          <w:b/>
          <w:sz w:val="28"/>
          <w:szCs w:val="44"/>
        </w:rPr>
      </w:pPr>
      <w:r w:rsidRPr="00DF25CA">
        <w:rPr>
          <w:rFonts w:ascii="Arial Narrow" w:hAnsi="Arial Narrow" w:cs="Arial"/>
          <w:b/>
          <w:sz w:val="28"/>
          <w:szCs w:val="44"/>
        </w:rPr>
        <w:t>Abstract</w:t>
      </w:r>
    </w:p>
    <w:p w14:paraId="454B314B" w14:textId="77777777" w:rsidR="00267805" w:rsidRPr="00DF25CA" w:rsidRDefault="00267805" w:rsidP="00267805">
      <w:pPr>
        <w:jc w:val="both"/>
        <w:rPr>
          <w:rFonts w:ascii="Arial Narrow" w:hAnsi="Arial Narrow" w:cs="Arial"/>
        </w:rPr>
      </w:pPr>
    </w:p>
    <w:p w14:paraId="70AED2D9" w14:textId="77777777" w:rsidR="00267805" w:rsidRPr="00DF25CA" w:rsidRDefault="00267805" w:rsidP="00267805">
      <w:pPr>
        <w:jc w:val="both"/>
        <w:rPr>
          <w:rFonts w:ascii="Arial Narrow" w:hAnsi="Arial Narrow" w:cs="Arial"/>
        </w:rPr>
      </w:pPr>
      <w:r w:rsidRPr="00DF25CA">
        <w:rPr>
          <w:rFonts w:ascii="Arial Narrow" w:hAnsi="Arial Narrow" w:cs="Arial"/>
        </w:rPr>
        <w:t xml:space="preserve">Loss of consciousness in general anaesthesia induction is a process of great interest not only in study and understanding of human consciousness, but particularly in the evaluation of the state of a patient in an operating room. This project creates and evaluates a simple ML model for binary consciousness classification under TIVA propofol-remifentanil TCI mediated general anaesthesia. Using as only inputs NIBP, Heart rate and Propofol and Remifentanil effect site concentrations the model is capable of determining the state of arousal of the patient between conscious and unconscious at every moment. </w:t>
      </w:r>
    </w:p>
    <w:p w14:paraId="7DDBCF68" w14:textId="77777777" w:rsidR="00267805" w:rsidRPr="00DF25CA" w:rsidRDefault="00267805" w:rsidP="00267805">
      <w:pPr>
        <w:rPr>
          <w:rFonts w:ascii="Arial" w:hAnsi="Arial" w:cs="Arial"/>
          <w:szCs w:val="44"/>
        </w:rPr>
      </w:pPr>
      <w:r w:rsidRPr="00DF25CA">
        <w:rPr>
          <w:rFonts w:ascii="Arial" w:hAnsi="Arial" w:cs="Arial"/>
          <w:szCs w:val="44"/>
        </w:rPr>
        <w:br w:type="page"/>
      </w:r>
      <w:commentRangeStart w:id="20"/>
      <w:commentRangeEnd w:id="20"/>
      <w:r w:rsidRPr="00DF25CA">
        <w:rPr>
          <w:rStyle w:val="CommentReference"/>
        </w:rPr>
        <w:commentReference w:id="20"/>
      </w:r>
    </w:p>
    <w:p w14:paraId="74B0BD4B" w14:textId="77777777" w:rsidR="00267805" w:rsidRPr="00DF25CA" w:rsidRDefault="00267805" w:rsidP="00267805">
      <w:pPr>
        <w:rPr>
          <w:rFonts w:ascii="Arial" w:hAnsi="Arial" w:cs="Arial"/>
          <w:szCs w:val="44"/>
        </w:rPr>
      </w:pPr>
    </w:p>
    <w:p w14:paraId="3B5AD178" w14:textId="77777777" w:rsidR="00267805" w:rsidRPr="00DF25CA" w:rsidRDefault="00267805" w:rsidP="00267805">
      <w:pPr>
        <w:rPr>
          <w:rFonts w:ascii="Arial" w:hAnsi="Arial" w:cs="Arial"/>
          <w:szCs w:val="44"/>
        </w:rPr>
      </w:pPr>
    </w:p>
    <w:sdt>
      <w:sdtPr>
        <w:rPr>
          <w:b/>
          <w:bCs/>
          <w:lang w:val="en-GB"/>
        </w:rPr>
        <w:id w:val="-1107657876"/>
        <w:docPartObj>
          <w:docPartGallery w:val="Table of Contents"/>
          <w:docPartUnique/>
        </w:docPartObj>
      </w:sdtPr>
      <w:sdtEndPr>
        <w:rPr>
          <w:b w:val="0"/>
          <w:bCs w:val="0"/>
        </w:rPr>
      </w:sdtEndPr>
      <w:sdtContent>
        <w:p w14:paraId="2622BFBD" w14:textId="77777777" w:rsidR="00267805" w:rsidRPr="00DF25CA" w:rsidRDefault="00267805" w:rsidP="00267805">
          <w:pPr>
            <w:pStyle w:val="NoSpacing"/>
            <w:rPr>
              <w:lang w:val="en-GB"/>
            </w:rPr>
          </w:pPr>
          <w:r w:rsidRPr="00DF25CA">
            <w:rPr>
              <w:lang w:val="en-GB"/>
            </w:rPr>
            <w:t>Table of Contents</w:t>
          </w:r>
        </w:p>
        <w:p w14:paraId="1E2272A7" w14:textId="77777777" w:rsidR="00267805" w:rsidRPr="00DF25CA" w:rsidRDefault="00267805" w:rsidP="00267805">
          <w:pPr>
            <w:pStyle w:val="TOC1"/>
            <w:tabs>
              <w:tab w:val="left" w:pos="480"/>
              <w:tab w:val="right" w:leader="dot" w:pos="9016"/>
            </w:tabs>
            <w:rPr>
              <w:rFonts w:eastAsiaTheme="minorEastAsia" w:cstheme="minorBidi"/>
              <w:b w:val="0"/>
              <w:bCs w:val="0"/>
              <w:i w:val="0"/>
              <w:iCs w:val="0"/>
              <w:noProof/>
            </w:rPr>
          </w:pPr>
          <w:r w:rsidRPr="00DF25CA">
            <w:fldChar w:fldCharType="begin"/>
          </w:r>
          <w:r w:rsidRPr="00DF25CA">
            <w:instrText xml:space="preserve"> TOC \o "1-4" \h \z \u </w:instrText>
          </w:r>
          <w:r w:rsidRPr="00DF25CA">
            <w:fldChar w:fldCharType="separate"/>
          </w:r>
          <w:hyperlink w:anchor="_Toc93057753" w:history="1">
            <w:r w:rsidRPr="00DF25CA">
              <w:rPr>
                <w:rStyle w:val="Hyperlink"/>
                <w:noProof/>
              </w:rPr>
              <w:t>1</w:t>
            </w:r>
            <w:r w:rsidRPr="00DF25CA">
              <w:rPr>
                <w:rFonts w:eastAsiaTheme="minorEastAsia" w:cstheme="minorBidi"/>
                <w:b w:val="0"/>
                <w:bCs w:val="0"/>
                <w:i w:val="0"/>
                <w:iCs w:val="0"/>
                <w:noProof/>
              </w:rPr>
              <w:tab/>
            </w:r>
            <w:r w:rsidRPr="00DF25CA">
              <w:rPr>
                <w:rStyle w:val="Hyperlink"/>
                <w:noProof/>
              </w:rPr>
              <w:t>Introduction</w:t>
            </w:r>
            <w:r w:rsidRPr="00DF25CA">
              <w:rPr>
                <w:noProof/>
                <w:webHidden/>
              </w:rPr>
              <w:tab/>
            </w:r>
            <w:r w:rsidRPr="00DF25CA">
              <w:rPr>
                <w:noProof/>
                <w:webHidden/>
              </w:rPr>
              <w:fldChar w:fldCharType="begin"/>
            </w:r>
            <w:r w:rsidRPr="00DF25CA">
              <w:rPr>
                <w:noProof/>
                <w:webHidden/>
              </w:rPr>
              <w:instrText xml:space="preserve"> PAGEREF _Toc93057753 \h </w:instrText>
            </w:r>
            <w:r w:rsidRPr="00DF25CA">
              <w:rPr>
                <w:noProof/>
                <w:webHidden/>
              </w:rPr>
            </w:r>
            <w:r w:rsidRPr="00DF25CA">
              <w:rPr>
                <w:noProof/>
                <w:webHidden/>
              </w:rPr>
              <w:fldChar w:fldCharType="separate"/>
            </w:r>
            <w:r w:rsidRPr="00DF25CA">
              <w:rPr>
                <w:noProof/>
                <w:webHidden/>
              </w:rPr>
              <w:t>4</w:t>
            </w:r>
            <w:r w:rsidRPr="00DF25CA">
              <w:rPr>
                <w:noProof/>
                <w:webHidden/>
              </w:rPr>
              <w:fldChar w:fldCharType="end"/>
            </w:r>
          </w:hyperlink>
        </w:p>
        <w:p w14:paraId="2A9544F7" w14:textId="77777777" w:rsidR="00267805" w:rsidRPr="00DF25CA" w:rsidRDefault="00267805" w:rsidP="00267805">
          <w:pPr>
            <w:pStyle w:val="TOC2"/>
            <w:tabs>
              <w:tab w:val="left" w:pos="960"/>
              <w:tab w:val="right" w:leader="dot" w:pos="9016"/>
            </w:tabs>
            <w:rPr>
              <w:rFonts w:eastAsiaTheme="minorEastAsia" w:cstheme="minorBidi"/>
              <w:b w:val="0"/>
              <w:bCs w:val="0"/>
              <w:noProof/>
              <w:sz w:val="24"/>
              <w:szCs w:val="24"/>
            </w:rPr>
          </w:pPr>
          <w:hyperlink w:anchor="_Toc93057754" w:history="1">
            <w:r w:rsidRPr="00DF25CA">
              <w:rPr>
                <w:rStyle w:val="Hyperlink"/>
                <w:noProof/>
              </w:rPr>
              <w:t>1.1</w:t>
            </w:r>
            <w:r w:rsidRPr="00DF25CA">
              <w:rPr>
                <w:rFonts w:eastAsiaTheme="minorEastAsia" w:cstheme="minorBidi"/>
                <w:b w:val="0"/>
                <w:bCs w:val="0"/>
                <w:noProof/>
                <w:sz w:val="24"/>
                <w:szCs w:val="24"/>
              </w:rPr>
              <w:tab/>
            </w:r>
            <w:r w:rsidRPr="00DF25CA">
              <w:rPr>
                <w:rStyle w:val="Hyperlink"/>
                <w:noProof/>
              </w:rPr>
              <w:t>Objectives</w:t>
            </w:r>
            <w:r w:rsidRPr="00DF25CA">
              <w:rPr>
                <w:noProof/>
                <w:webHidden/>
              </w:rPr>
              <w:tab/>
            </w:r>
            <w:r w:rsidRPr="00DF25CA">
              <w:rPr>
                <w:noProof/>
                <w:webHidden/>
              </w:rPr>
              <w:fldChar w:fldCharType="begin"/>
            </w:r>
            <w:r w:rsidRPr="00DF25CA">
              <w:rPr>
                <w:noProof/>
                <w:webHidden/>
              </w:rPr>
              <w:instrText xml:space="preserve"> PAGEREF _Toc93057754 \h </w:instrText>
            </w:r>
            <w:r w:rsidRPr="00DF25CA">
              <w:rPr>
                <w:noProof/>
                <w:webHidden/>
              </w:rPr>
            </w:r>
            <w:r w:rsidRPr="00DF25CA">
              <w:rPr>
                <w:noProof/>
                <w:webHidden/>
              </w:rPr>
              <w:fldChar w:fldCharType="separate"/>
            </w:r>
            <w:r w:rsidRPr="00DF25CA">
              <w:rPr>
                <w:noProof/>
                <w:webHidden/>
              </w:rPr>
              <w:t>4</w:t>
            </w:r>
            <w:r w:rsidRPr="00DF25CA">
              <w:rPr>
                <w:noProof/>
                <w:webHidden/>
              </w:rPr>
              <w:fldChar w:fldCharType="end"/>
            </w:r>
          </w:hyperlink>
        </w:p>
        <w:p w14:paraId="3B837878" w14:textId="77777777" w:rsidR="00267805" w:rsidRPr="00DF25CA" w:rsidRDefault="00267805" w:rsidP="00267805">
          <w:pPr>
            <w:pStyle w:val="TOC2"/>
            <w:tabs>
              <w:tab w:val="left" w:pos="960"/>
              <w:tab w:val="right" w:leader="dot" w:pos="9016"/>
            </w:tabs>
            <w:rPr>
              <w:rFonts w:eastAsiaTheme="minorEastAsia" w:cstheme="minorBidi"/>
              <w:b w:val="0"/>
              <w:bCs w:val="0"/>
              <w:noProof/>
              <w:sz w:val="24"/>
              <w:szCs w:val="24"/>
            </w:rPr>
          </w:pPr>
          <w:hyperlink w:anchor="_Toc93057755" w:history="1">
            <w:r w:rsidRPr="00DF25CA">
              <w:rPr>
                <w:rStyle w:val="Hyperlink"/>
                <w:noProof/>
              </w:rPr>
              <w:t>1.2</w:t>
            </w:r>
            <w:r w:rsidRPr="00DF25CA">
              <w:rPr>
                <w:rFonts w:eastAsiaTheme="minorEastAsia" w:cstheme="minorBidi"/>
                <w:b w:val="0"/>
                <w:bCs w:val="0"/>
                <w:noProof/>
                <w:sz w:val="24"/>
                <w:szCs w:val="24"/>
              </w:rPr>
              <w:tab/>
            </w:r>
            <w:r w:rsidRPr="00DF25CA">
              <w:rPr>
                <w:rStyle w:val="Hyperlink"/>
                <w:noProof/>
              </w:rPr>
              <w:t>Methodology and Structure</w:t>
            </w:r>
            <w:r w:rsidRPr="00DF25CA">
              <w:rPr>
                <w:noProof/>
                <w:webHidden/>
              </w:rPr>
              <w:tab/>
            </w:r>
            <w:r w:rsidRPr="00DF25CA">
              <w:rPr>
                <w:noProof/>
                <w:webHidden/>
              </w:rPr>
              <w:fldChar w:fldCharType="begin"/>
            </w:r>
            <w:r w:rsidRPr="00DF25CA">
              <w:rPr>
                <w:noProof/>
                <w:webHidden/>
              </w:rPr>
              <w:instrText xml:space="preserve"> PAGEREF _Toc93057755 \h </w:instrText>
            </w:r>
            <w:r w:rsidRPr="00DF25CA">
              <w:rPr>
                <w:noProof/>
                <w:webHidden/>
              </w:rPr>
            </w:r>
            <w:r w:rsidRPr="00DF25CA">
              <w:rPr>
                <w:noProof/>
                <w:webHidden/>
              </w:rPr>
              <w:fldChar w:fldCharType="separate"/>
            </w:r>
            <w:r w:rsidRPr="00DF25CA">
              <w:rPr>
                <w:noProof/>
                <w:webHidden/>
              </w:rPr>
              <w:t>4</w:t>
            </w:r>
            <w:r w:rsidRPr="00DF25CA">
              <w:rPr>
                <w:noProof/>
                <w:webHidden/>
              </w:rPr>
              <w:fldChar w:fldCharType="end"/>
            </w:r>
          </w:hyperlink>
        </w:p>
        <w:p w14:paraId="3DB16B09" w14:textId="77777777" w:rsidR="00267805" w:rsidRPr="00DF25CA" w:rsidRDefault="00267805" w:rsidP="00267805">
          <w:pPr>
            <w:pStyle w:val="TOC3"/>
            <w:tabs>
              <w:tab w:val="left" w:pos="1200"/>
              <w:tab w:val="right" w:leader="dot" w:pos="9016"/>
            </w:tabs>
            <w:rPr>
              <w:rFonts w:eastAsiaTheme="minorEastAsia" w:cstheme="minorBidi"/>
              <w:noProof/>
              <w:sz w:val="24"/>
              <w:szCs w:val="24"/>
            </w:rPr>
          </w:pPr>
          <w:hyperlink w:anchor="_Toc93057756" w:history="1">
            <w:r w:rsidRPr="00DF25CA">
              <w:rPr>
                <w:rStyle w:val="Hyperlink"/>
                <w:noProof/>
              </w:rPr>
              <w:t>1.2.1</w:t>
            </w:r>
            <w:r w:rsidRPr="00DF25CA">
              <w:rPr>
                <w:rFonts w:eastAsiaTheme="minorEastAsia" w:cstheme="minorBidi"/>
                <w:noProof/>
                <w:sz w:val="24"/>
                <w:szCs w:val="24"/>
              </w:rPr>
              <w:tab/>
            </w:r>
            <w:r w:rsidRPr="00DF25CA">
              <w:rPr>
                <w:rStyle w:val="Hyperlink"/>
                <w:noProof/>
              </w:rPr>
              <w:t>Version Control System</w:t>
            </w:r>
            <w:r w:rsidRPr="00DF25CA">
              <w:rPr>
                <w:noProof/>
                <w:webHidden/>
              </w:rPr>
              <w:tab/>
            </w:r>
            <w:r w:rsidRPr="00DF25CA">
              <w:rPr>
                <w:noProof/>
                <w:webHidden/>
              </w:rPr>
              <w:fldChar w:fldCharType="begin"/>
            </w:r>
            <w:r w:rsidRPr="00DF25CA">
              <w:rPr>
                <w:noProof/>
                <w:webHidden/>
              </w:rPr>
              <w:instrText xml:space="preserve"> PAGEREF _Toc93057756 \h </w:instrText>
            </w:r>
            <w:r w:rsidRPr="00DF25CA">
              <w:rPr>
                <w:noProof/>
                <w:webHidden/>
              </w:rPr>
            </w:r>
            <w:r w:rsidRPr="00DF25CA">
              <w:rPr>
                <w:noProof/>
                <w:webHidden/>
              </w:rPr>
              <w:fldChar w:fldCharType="separate"/>
            </w:r>
            <w:r w:rsidRPr="00DF25CA">
              <w:rPr>
                <w:noProof/>
                <w:webHidden/>
              </w:rPr>
              <w:t>4</w:t>
            </w:r>
            <w:r w:rsidRPr="00DF25CA">
              <w:rPr>
                <w:noProof/>
                <w:webHidden/>
              </w:rPr>
              <w:fldChar w:fldCharType="end"/>
            </w:r>
          </w:hyperlink>
        </w:p>
        <w:p w14:paraId="5A641122" w14:textId="77777777" w:rsidR="00267805" w:rsidRPr="00DF25CA" w:rsidRDefault="00267805" w:rsidP="00267805">
          <w:pPr>
            <w:pStyle w:val="TOC3"/>
            <w:tabs>
              <w:tab w:val="left" w:pos="1200"/>
              <w:tab w:val="right" w:leader="dot" w:pos="9016"/>
            </w:tabs>
            <w:rPr>
              <w:rFonts w:eastAsiaTheme="minorEastAsia" w:cstheme="minorBidi"/>
              <w:noProof/>
              <w:sz w:val="24"/>
              <w:szCs w:val="24"/>
            </w:rPr>
          </w:pPr>
          <w:hyperlink w:anchor="_Toc93057757" w:history="1">
            <w:r w:rsidRPr="00DF25CA">
              <w:rPr>
                <w:rStyle w:val="Hyperlink"/>
                <w:noProof/>
              </w:rPr>
              <w:t>1.2.2</w:t>
            </w:r>
            <w:r w:rsidRPr="00DF25CA">
              <w:rPr>
                <w:rFonts w:eastAsiaTheme="minorEastAsia" w:cstheme="minorBidi"/>
                <w:noProof/>
                <w:sz w:val="24"/>
                <w:szCs w:val="24"/>
              </w:rPr>
              <w:tab/>
            </w:r>
            <w:r w:rsidRPr="00DF25CA">
              <w:rPr>
                <w:rStyle w:val="Hyperlink"/>
                <w:noProof/>
              </w:rPr>
              <w:t>Project Structure</w:t>
            </w:r>
            <w:r w:rsidRPr="00DF25CA">
              <w:rPr>
                <w:noProof/>
                <w:webHidden/>
              </w:rPr>
              <w:tab/>
            </w:r>
            <w:r w:rsidRPr="00DF25CA">
              <w:rPr>
                <w:noProof/>
                <w:webHidden/>
              </w:rPr>
              <w:fldChar w:fldCharType="begin"/>
            </w:r>
            <w:r w:rsidRPr="00DF25CA">
              <w:rPr>
                <w:noProof/>
                <w:webHidden/>
              </w:rPr>
              <w:instrText xml:space="preserve"> PAGEREF _Toc93057757 \h </w:instrText>
            </w:r>
            <w:r w:rsidRPr="00DF25CA">
              <w:rPr>
                <w:noProof/>
                <w:webHidden/>
              </w:rPr>
            </w:r>
            <w:r w:rsidRPr="00DF25CA">
              <w:rPr>
                <w:noProof/>
                <w:webHidden/>
              </w:rPr>
              <w:fldChar w:fldCharType="separate"/>
            </w:r>
            <w:r w:rsidRPr="00DF25CA">
              <w:rPr>
                <w:noProof/>
                <w:webHidden/>
              </w:rPr>
              <w:t>5</w:t>
            </w:r>
            <w:r w:rsidRPr="00DF25CA">
              <w:rPr>
                <w:noProof/>
                <w:webHidden/>
              </w:rPr>
              <w:fldChar w:fldCharType="end"/>
            </w:r>
          </w:hyperlink>
        </w:p>
        <w:p w14:paraId="4BF22F86" w14:textId="77777777" w:rsidR="00267805" w:rsidRPr="00DF25CA" w:rsidRDefault="00267805" w:rsidP="00267805">
          <w:pPr>
            <w:pStyle w:val="TOC3"/>
            <w:tabs>
              <w:tab w:val="left" w:pos="1200"/>
              <w:tab w:val="right" w:leader="dot" w:pos="9016"/>
            </w:tabs>
            <w:rPr>
              <w:rFonts w:eastAsiaTheme="minorEastAsia" w:cstheme="minorBidi"/>
              <w:noProof/>
              <w:sz w:val="24"/>
              <w:szCs w:val="24"/>
            </w:rPr>
          </w:pPr>
          <w:hyperlink w:anchor="_Toc93057758" w:history="1">
            <w:r w:rsidRPr="00DF25CA">
              <w:rPr>
                <w:rStyle w:val="Hyperlink"/>
                <w:noProof/>
              </w:rPr>
              <w:t>1.2.3</w:t>
            </w:r>
            <w:r w:rsidRPr="00DF25CA">
              <w:rPr>
                <w:rFonts w:eastAsiaTheme="minorEastAsia" w:cstheme="minorBidi"/>
                <w:noProof/>
                <w:sz w:val="24"/>
                <w:szCs w:val="24"/>
              </w:rPr>
              <w:tab/>
            </w:r>
            <w:r w:rsidRPr="00DF25CA">
              <w:rPr>
                <w:rStyle w:val="Hyperlink"/>
                <w:noProof/>
              </w:rPr>
              <w:t>Project workload</w:t>
            </w:r>
            <w:r w:rsidRPr="00DF25CA">
              <w:rPr>
                <w:noProof/>
                <w:webHidden/>
              </w:rPr>
              <w:tab/>
            </w:r>
            <w:r w:rsidRPr="00DF25CA">
              <w:rPr>
                <w:noProof/>
                <w:webHidden/>
              </w:rPr>
              <w:fldChar w:fldCharType="begin"/>
            </w:r>
            <w:r w:rsidRPr="00DF25CA">
              <w:rPr>
                <w:noProof/>
                <w:webHidden/>
              </w:rPr>
              <w:instrText xml:space="preserve"> PAGEREF _Toc93057758 \h </w:instrText>
            </w:r>
            <w:r w:rsidRPr="00DF25CA">
              <w:rPr>
                <w:noProof/>
                <w:webHidden/>
              </w:rPr>
            </w:r>
            <w:r w:rsidRPr="00DF25CA">
              <w:rPr>
                <w:noProof/>
                <w:webHidden/>
              </w:rPr>
              <w:fldChar w:fldCharType="separate"/>
            </w:r>
            <w:r w:rsidRPr="00DF25CA">
              <w:rPr>
                <w:noProof/>
                <w:webHidden/>
              </w:rPr>
              <w:t>6</w:t>
            </w:r>
            <w:r w:rsidRPr="00DF25CA">
              <w:rPr>
                <w:noProof/>
                <w:webHidden/>
              </w:rPr>
              <w:fldChar w:fldCharType="end"/>
            </w:r>
          </w:hyperlink>
        </w:p>
        <w:p w14:paraId="25161048" w14:textId="77777777" w:rsidR="00267805" w:rsidRPr="00DF25CA" w:rsidRDefault="00267805" w:rsidP="00267805">
          <w:pPr>
            <w:pStyle w:val="TOC1"/>
            <w:tabs>
              <w:tab w:val="left" w:pos="480"/>
              <w:tab w:val="right" w:leader="dot" w:pos="9016"/>
            </w:tabs>
            <w:rPr>
              <w:rFonts w:eastAsiaTheme="minorEastAsia" w:cstheme="minorBidi"/>
              <w:b w:val="0"/>
              <w:bCs w:val="0"/>
              <w:i w:val="0"/>
              <w:iCs w:val="0"/>
              <w:noProof/>
            </w:rPr>
          </w:pPr>
          <w:hyperlink w:anchor="_Toc93057759" w:history="1">
            <w:r w:rsidRPr="00DF25CA">
              <w:rPr>
                <w:rStyle w:val="Hyperlink"/>
                <w:noProof/>
              </w:rPr>
              <w:t>2</w:t>
            </w:r>
            <w:r w:rsidRPr="00DF25CA">
              <w:rPr>
                <w:rFonts w:eastAsiaTheme="minorEastAsia" w:cstheme="minorBidi"/>
                <w:b w:val="0"/>
                <w:bCs w:val="0"/>
                <w:i w:val="0"/>
                <w:iCs w:val="0"/>
                <w:noProof/>
              </w:rPr>
              <w:tab/>
            </w:r>
            <w:r w:rsidRPr="00DF25CA">
              <w:rPr>
                <w:rStyle w:val="Hyperlink"/>
                <w:noProof/>
              </w:rPr>
              <w:t>Background</w:t>
            </w:r>
            <w:r w:rsidRPr="00DF25CA">
              <w:rPr>
                <w:noProof/>
                <w:webHidden/>
              </w:rPr>
              <w:tab/>
            </w:r>
            <w:r w:rsidRPr="00DF25CA">
              <w:rPr>
                <w:noProof/>
                <w:webHidden/>
              </w:rPr>
              <w:fldChar w:fldCharType="begin"/>
            </w:r>
            <w:r w:rsidRPr="00DF25CA">
              <w:rPr>
                <w:noProof/>
                <w:webHidden/>
              </w:rPr>
              <w:instrText xml:space="preserve"> PAGEREF _Toc93057759 \h </w:instrText>
            </w:r>
            <w:r w:rsidRPr="00DF25CA">
              <w:rPr>
                <w:noProof/>
                <w:webHidden/>
              </w:rPr>
            </w:r>
            <w:r w:rsidRPr="00DF25CA">
              <w:rPr>
                <w:noProof/>
                <w:webHidden/>
              </w:rPr>
              <w:fldChar w:fldCharType="separate"/>
            </w:r>
            <w:r w:rsidRPr="00DF25CA">
              <w:rPr>
                <w:noProof/>
                <w:webHidden/>
              </w:rPr>
              <w:t>7</w:t>
            </w:r>
            <w:r w:rsidRPr="00DF25CA">
              <w:rPr>
                <w:noProof/>
                <w:webHidden/>
              </w:rPr>
              <w:fldChar w:fldCharType="end"/>
            </w:r>
          </w:hyperlink>
        </w:p>
        <w:p w14:paraId="5A7B6382" w14:textId="77777777" w:rsidR="00267805" w:rsidRPr="00DF25CA" w:rsidRDefault="00267805" w:rsidP="00267805">
          <w:pPr>
            <w:pStyle w:val="TOC3"/>
            <w:tabs>
              <w:tab w:val="left" w:pos="1200"/>
              <w:tab w:val="right" w:leader="dot" w:pos="9016"/>
            </w:tabs>
            <w:rPr>
              <w:rFonts w:eastAsiaTheme="minorEastAsia" w:cstheme="minorBidi"/>
              <w:noProof/>
              <w:sz w:val="24"/>
              <w:szCs w:val="24"/>
            </w:rPr>
          </w:pPr>
          <w:hyperlink w:anchor="_Toc93057760" w:history="1">
            <w:r w:rsidRPr="00DF25CA">
              <w:rPr>
                <w:rStyle w:val="Hyperlink"/>
                <w:noProof/>
              </w:rPr>
              <w:t>2.1.1</w:t>
            </w:r>
            <w:r w:rsidRPr="00DF25CA">
              <w:rPr>
                <w:rFonts w:eastAsiaTheme="minorEastAsia" w:cstheme="minorBidi"/>
                <w:noProof/>
                <w:sz w:val="24"/>
                <w:szCs w:val="24"/>
              </w:rPr>
              <w:tab/>
            </w:r>
            <w:r w:rsidRPr="00DF25CA">
              <w:rPr>
                <w:rStyle w:val="Hyperlink"/>
                <w:noProof/>
              </w:rPr>
              <w:t>General Anaesthesia</w:t>
            </w:r>
            <w:r w:rsidRPr="00DF25CA">
              <w:rPr>
                <w:noProof/>
                <w:webHidden/>
              </w:rPr>
              <w:tab/>
            </w:r>
            <w:r w:rsidRPr="00DF25CA">
              <w:rPr>
                <w:noProof/>
                <w:webHidden/>
              </w:rPr>
              <w:fldChar w:fldCharType="begin"/>
            </w:r>
            <w:r w:rsidRPr="00DF25CA">
              <w:rPr>
                <w:noProof/>
                <w:webHidden/>
              </w:rPr>
              <w:instrText xml:space="preserve"> PAGEREF _Toc93057760 \h </w:instrText>
            </w:r>
            <w:r w:rsidRPr="00DF25CA">
              <w:rPr>
                <w:noProof/>
                <w:webHidden/>
              </w:rPr>
            </w:r>
            <w:r w:rsidRPr="00DF25CA">
              <w:rPr>
                <w:noProof/>
                <w:webHidden/>
              </w:rPr>
              <w:fldChar w:fldCharType="separate"/>
            </w:r>
            <w:r w:rsidRPr="00DF25CA">
              <w:rPr>
                <w:noProof/>
                <w:webHidden/>
              </w:rPr>
              <w:t>7</w:t>
            </w:r>
            <w:r w:rsidRPr="00DF25CA">
              <w:rPr>
                <w:noProof/>
                <w:webHidden/>
              </w:rPr>
              <w:fldChar w:fldCharType="end"/>
            </w:r>
          </w:hyperlink>
        </w:p>
        <w:p w14:paraId="4AA56BC3" w14:textId="77777777" w:rsidR="00267805" w:rsidRPr="00DF25CA" w:rsidRDefault="00267805" w:rsidP="00267805">
          <w:pPr>
            <w:pStyle w:val="TOC4"/>
            <w:tabs>
              <w:tab w:val="left" w:pos="1680"/>
              <w:tab w:val="right" w:leader="dot" w:pos="9016"/>
            </w:tabs>
            <w:rPr>
              <w:rFonts w:eastAsiaTheme="minorEastAsia" w:cstheme="minorBidi"/>
              <w:noProof/>
              <w:sz w:val="24"/>
              <w:szCs w:val="24"/>
            </w:rPr>
          </w:pPr>
          <w:hyperlink w:anchor="_Toc93057761" w:history="1">
            <w:r w:rsidRPr="00DF25CA">
              <w:rPr>
                <w:rStyle w:val="Hyperlink"/>
                <w:noProof/>
              </w:rPr>
              <w:t>2.1.1.1</w:t>
            </w:r>
            <w:r w:rsidRPr="00DF25CA">
              <w:rPr>
                <w:rFonts w:eastAsiaTheme="minorEastAsia" w:cstheme="minorBidi"/>
                <w:noProof/>
                <w:sz w:val="24"/>
                <w:szCs w:val="24"/>
              </w:rPr>
              <w:tab/>
            </w:r>
            <w:r w:rsidRPr="00DF25CA">
              <w:rPr>
                <w:rStyle w:val="Hyperlink"/>
                <w:noProof/>
              </w:rPr>
              <w:t>States of anaesthesia</w:t>
            </w:r>
            <w:r w:rsidRPr="00DF25CA">
              <w:rPr>
                <w:noProof/>
                <w:webHidden/>
              </w:rPr>
              <w:tab/>
            </w:r>
            <w:r w:rsidRPr="00DF25CA">
              <w:rPr>
                <w:noProof/>
                <w:webHidden/>
              </w:rPr>
              <w:fldChar w:fldCharType="begin"/>
            </w:r>
            <w:r w:rsidRPr="00DF25CA">
              <w:rPr>
                <w:noProof/>
                <w:webHidden/>
              </w:rPr>
              <w:instrText xml:space="preserve"> PAGEREF _Toc93057761 \h </w:instrText>
            </w:r>
            <w:r w:rsidRPr="00DF25CA">
              <w:rPr>
                <w:noProof/>
                <w:webHidden/>
              </w:rPr>
            </w:r>
            <w:r w:rsidRPr="00DF25CA">
              <w:rPr>
                <w:noProof/>
                <w:webHidden/>
              </w:rPr>
              <w:fldChar w:fldCharType="separate"/>
            </w:r>
            <w:r w:rsidRPr="00DF25CA">
              <w:rPr>
                <w:noProof/>
                <w:webHidden/>
              </w:rPr>
              <w:t>8</w:t>
            </w:r>
            <w:r w:rsidRPr="00DF25CA">
              <w:rPr>
                <w:noProof/>
                <w:webHidden/>
              </w:rPr>
              <w:fldChar w:fldCharType="end"/>
            </w:r>
          </w:hyperlink>
        </w:p>
        <w:p w14:paraId="4723E325" w14:textId="77777777" w:rsidR="00267805" w:rsidRPr="00DF25CA" w:rsidRDefault="00267805" w:rsidP="00267805">
          <w:pPr>
            <w:pStyle w:val="TOC4"/>
            <w:tabs>
              <w:tab w:val="left" w:pos="1680"/>
              <w:tab w:val="right" w:leader="dot" w:pos="9016"/>
            </w:tabs>
            <w:rPr>
              <w:rFonts w:eastAsiaTheme="minorEastAsia" w:cstheme="minorBidi"/>
              <w:noProof/>
              <w:sz w:val="24"/>
              <w:szCs w:val="24"/>
            </w:rPr>
          </w:pPr>
          <w:hyperlink w:anchor="_Toc93057762" w:history="1">
            <w:r w:rsidRPr="00DF25CA">
              <w:rPr>
                <w:rStyle w:val="Hyperlink"/>
                <w:noProof/>
              </w:rPr>
              <w:t>2.1.1.2</w:t>
            </w:r>
            <w:r w:rsidRPr="00DF25CA">
              <w:rPr>
                <w:rFonts w:eastAsiaTheme="minorEastAsia" w:cstheme="minorBidi"/>
                <w:noProof/>
                <w:sz w:val="24"/>
                <w:szCs w:val="24"/>
              </w:rPr>
              <w:tab/>
            </w:r>
            <w:r w:rsidRPr="00DF25CA">
              <w:rPr>
                <w:rStyle w:val="Hyperlink"/>
                <w:noProof/>
              </w:rPr>
              <w:t>Anaesthetic drugs</w:t>
            </w:r>
            <w:r w:rsidRPr="00DF25CA">
              <w:rPr>
                <w:noProof/>
                <w:webHidden/>
              </w:rPr>
              <w:tab/>
            </w:r>
            <w:r w:rsidRPr="00DF25CA">
              <w:rPr>
                <w:noProof/>
                <w:webHidden/>
              </w:rPr>
              <w:fldChar w:fldCharType="begin"/>
            </w:r>
            <w:r w:rsidRPr="00DF25CA">
              <w:rPr>
                <w:noProof/>
                <w:webHidden/>
              </w:rPr>
              <w:instrText xml:space="preserve"> PAGEREF _Toc93057762 \h </w:instrText>
            </w:r>
            <w:r w:rsidRPr="00DF25CA">
              <w:rPr>
                <w:noProof/>
                <w:webHidden/>
              </w:rPr>
            </w:r>
            <w:r w:rsidRPr="00DF25CA">
              <w:rPr>
                <w:noProof/>
                <w:webHidden/>
              </w:rPr>
              <w:fldChar w:fldCharType="separate"/>
            </w:r>
            <w:r w:rsidRPr="00DF25CA">
              <w:rPr>
                <w:noProof/>
                <w:webHidden/>
              </w:rPr>
              <w:t>10</w:t>
            </w:r>
            <w:r w:rsidRPr="00DF25CA">
              <w:rPr>
                <w:noProof/>
                <w:webHidden/>
              </w:rPr>
              <w:fldChar w:fldCharType="end"/>
            </w:r>
          </w:hyperlink>
        </w:p>
        <w:p w14:paraId="46CDCAF9" w14:textId="77777777" w:rsidR="00267805" w:rsidRPr="00DF25CA" w:rsidRDefault="00267805" w:rsidP="00267805">
          <w:pPr>
            <w:pStyle w:val="TOC3"/>
            <w:tabs>
              <w:tab w:val="left" w:pos="1200"/>
              <w:tab w:val="right" w:leader="dot" w:pos="9016"/>
            </w:tabs>
            <w:rPr>
              <w:rFonts w:eastAsiaTheme="minorEastAsia" w:cstheme="minorBidi"/>
              <w:noProof/>
              <w:sz w:val="24"/>
              <w:szCs w:val="24"/>
            </w:rPr>
          </w:pPr>
          <w:hyperlink w:anchor="_Toc93057763" w:history="1">
            <w:r w:rsidRPr="00DF25CA">
              <w:rPr>
                <w:rStyle w:val="Hyperlink"/>
                <w:noProof/>
              </w:rPr>
              <w:t>2.1.2</w:t>
            </w:r>
            <w:r w:rsidRPr="00DF25CA">
              <w:rPr>
                <w:rFonts w:eastAsiaTheme="minorEastAsia" w:cstheme="minorBidi"/>
                <w:noProof/>
                <w:sz w:val="24"/>
                <w:szCs w:val="24"/>
              </w:rPr>
              <w:tab/>
            </w:r>
            <w:r w:rsidRPr="00DF25CA">
              <w:rPr>
                <w:rStyle w:val="Hyperlink"/>
                <w:noProof/>
              </w:rPr>
              <w:t>Anaesthesia monitoring</w:t>
            </w:r>
            <w:r w:rsidRPr="00DF25CA">
              <w:rPr>
                <w:noProof/>
                <w:webHidden/>
              </w:rPr>
              <w:tab/>
            </w:r>
            <w:r w:rsidRPr="00DF25CA">
              <w:rPr>
                <w:noProof/>
                <w:webHidden/>
              </w:rPr>
              <w:fldChar w:fldCharType="begin"/>
            </w:r>
            <w:r w:rsidRPr="00DF25CA">
              <w:rPr>
                <w:noProof/>
                <w:webHidden/>
              </w:rPr>
              <w:instrText xml:space="preserve"> PAGEREF _Toc93057763 \h </w:instrText>
            </w:r>
            <w:r w:rsidRPr="00DF25CA">
              <w:rPr>
                <w:noProof/>
                <w:webHidden/>
              </w:rPr>
            </w:r>
            <w:r w:rsidRPr="00DF25CA">
              <w:rPr>
                <w:noProof/>
                <w:webHidden/>
              </w:rPr>
              <w:fldChar w:fldCharType="separate"/>
            </w:r>
            <w:r w:rsidRPr="00DF25CA">
              <w:rPr>
                <w:noProof/>
                <w:webHidden/>
              </w:rPr>
              <w:t>14</w:t>
            </w:r>
            <w:r w:rsidRPr="00DF25CA">
              <w:rPr>
                <w:noProof/>
                <w:webHidden/>
              </w:rPr>
              <w:fldChar w:fldCharType="end"/>
            </w:r>
          </w:hyperlink>
        </w:p>
        <w:p w14:paraId="5FF085B3" w14:textId="77777777" w:rsidR="00267805" w:rsidRPr="00DF25CA" w:rsidRDefault="00267805" w:rsidP="00267805">
          <w:pPr>
            <w:pStyle w:val="TOC4"/>
            <w:tabs>
              <w:tab w:val="left" w:pos="1680"/>
              <w:tab w:val="right" w:leader="dot" w:pos="9016"/>
            </w:tabs>
            <w:rPr>
              <w:rFonts w:eastAsiaTheme="minorEastAsia" w:cstheme="minorBidi"/>
              <w:noProof/>
              <w:sz w:val="24"/>
              <w:szCs w:val="24"/>
            </w:rPr>
          </w:pPr>
          <w:hyperlink w:anchor="_Toc93057764" w:history="1">
            <w:r w:rsidRPr="00DF25CA">
              <w:rPr>
                <w:rStyle w:val="Hyperlink"/>
                <w:noProof/>
              </w:rPr>
              <w:t>2.1.2.1</w:t>
            </w:r>
            <w:r w:rsidRPr="00DF25CA">
              <w:rPr>
                <w:rFonts w:eastAsiaTheme="minorEastAsia" w:cstheme="minorBidi"/>
                <w:noProof/>
                <w:sz w:val="24"/>
                <w:szCs w:val="24"/>
              </w:rPr>
              <w:tab/>
            </w:r>
            <w:r w:rsidRPr="00DF25CA">
              <w:rPr>
                <w:rStyle w:val="Hyperlink"/>
                <w:noProof/>
              </w:rPr>
              <w:t>Basic anaesthesia monitoring</w:t>
            </w:r>
            <w:r w:rsidRPr="00DF25CA">
              <w:rPr>
                <w:noProof/>
                <w:webHidden/>
              </w:rPr>
              <w:tab/>
            </w:r>
            <w:r w:rsidRPr="00DF25CA">
              <w:rPr>
                <w:noProof/>
                <w:webHidden/>
              </w:rPr>
              <w:fldChar w:fldCharType="begin"/>
            </w:r>
            <w:r w:rsidRPr="00DF25CA">
              <w:rPr>
                <w:noProof/>
                <w:webHidden/>
              </w:rPr>
              <w:instrText xml:space="preserve"> PAGEREF _Toc93057764 \h </w:instrText>
            </w:r>
            <w:r w:rsidRPr="00DF25CA">
              <w:rPr>
                <w:noProof/>
                <w:webHidden/>
              </w:rPr>
            </w:r>
            <w:r w:rsidRPr="00DF25CA">
              <w:rPr>
                <w:noProof/>
                <w:webHidden/>
              </w:rPr>
              <w:fldChar w:fldCharType="separate"/>
            </w:r>
            <w:r w:rsidRPr="00DF25CA">
              <w:rPr>
                <w:noProof/>
                <w:webHidden/>
              </w:rPr>
              <w:t>14</w:t>
            </w:r>
            <w:r w:rsidRPr="00DF25CA">
              <w:rPr>
                <w:noProof/>
                <w:webHidden/>
              </w:rPr>
              <w:fldChar w:fldCharType="end"/>
            </w:r>
          </w:hyperlink>
        </w:p>
        <w:p w14:paraId="29461CAA" w14:textId="77777777" w:rsidR="00267805" w:rsidRPr="00DF25CA" w:rsidRDefault="00267805" w:rsidP="00267805">
          <w:pPr>
            <w:pStyle w:val="TOC4"/>
            <w:tabs>
              <w:tab w:val="left" w:pos="1680"/>
              <w:tab w:val="right" w:leader="dot" w:pos="9016"/>
            </w:tabs>
            <w:rPr>
              <w:rFonts w:eastAsiaTheme="minorEastAsia" w:cstheme="minorBidi"/>
              <w:noProof/>
              <w:sz w:val="24"/>
              <w:szCs w:val="24"/>
            </w:rPr>
          </w:pPr>
          <w:hyperlink w:anchor="_Toc93057765" w:history="1">
            <w:r w:rsidRPr="00DF25CA">
              <w:rPr>
                <w:rStyle w:val="Hyperlink"/>
                <w:noProof/>
              </w:rPr>
              <w:t>2.1.2.2</w:t>
            </w:r>
            <w:r w:rsidRPr="00DF25CA">
              <w:rPr>
                <w:rFonts w:eastAsiaTheme="minorEastAsia" w:cstheme="minorBidi"/>
                <w:noProof/>
                <w:sz w:val="24"/>
                <w:szCs w:val="24"/>
              </w:rPr>
              <w:tab/>
            </w:r>
            <w:r w:rsidRPr="00DF25CA">
              <w:rPr>
                <w:rStyle w:val="Hyperlink"/>
                <w:noProof/>
              </w:rPr>
              <w:t>Advanced monitoring systems</w:t>
            </w:r>
            <w:r w:rsidRPr="00DF25CA">
              <w:rPr>
                <w:noProof/>
                <w:webHidden/>
              </w:rPr>
              <w:tab/>
            </w:r>
            <w:r w:rsidRPr="00DF25CA">
              <w:rPr>
                <w:noProof/>
                <w:webHidden/>
              </w:rPr>
              <w:fldChar w:fldCharType="begin"/>
            </w:r>
            <w:r w:rsidRPr="00DF25CA">
              <w:rPr>
                <w:noProof/>
                <w:webHidden/>
              </w:rPr>
              <w:instrText xml:space="preserve"> PAGEREF _Toc93057765 \h </w:instrText>
            </w:r>
            <w:r w:rsidRPr="00DF25CA">
              <w:rPr>
                <w:noProof/>
                <w:webHidden/>
              </w:rPr>
            </w:r>
            <w:r w:rsidRPr="00DF25CA">
              <w:rPr>
                <w:noProof/>
                <w:webHidden/>
              </w:rPr>
              <w:fldChar w:fldCharType="separate"/>
            </w:r>
            <w:r w:rsidRPr="00DF25CA">
              <w:rPr>
                <w:noProof/>
                <w:webHidden/>
              </w:rPr>
              <w:t>15</w:t>
            </w:r>
            <w:r w:rsidRPr="00DF25CA">
              <w:rPr>
                <w:noProof/>
                <w:webHidden/>
              </w:rPr>
              <w:fldChar w:fldCharType="end"/>
            </w:r>
          </w:hyperlink>
        </w:p>
        <w:p w14:paraId="01C66A2C" w14:textId="77777777" w:rsidR="00267805" w:rsidRPr="00DF25CA" w:rsidRDefault="00267805" w:rsidP="00267805">
          <w:pPr>
            <w:pStyle w:val="TOC3"/>
            <w:tabs>
              <w:tab w:val="left" w:pos="1200"/>
              <w:tab w:val="right" w:leader="dot" w:pos="9016"/>
            </w:tabs>
            <w:rPr>
              <w:rFonts w:eastAsiaTheme="minorEastAsia" w:cstheme="minorBidi"/>
              <w:noProof/>
              <w:sz w:val="24"/>
              <w:szCs w:val="24"/>
            </w:rPr>
          </w:pPr>
          <w:hyperlink w:anchor="_Toc93057766" w:history="1">
            <w:r w:rsidRPr="00DF25CA">
              <w:rPr>
                <w:rStyle w:val="Hyperlink"/>
                <w:noProof/>
              </w:rPr>
              <w:t>2.1.3</w:t>
            </w:r>
            <w:r w:rsidRPr="00DF25CA">
              <w:rPr>
                <w:rFonts w:eastAsiaTheme="minorEastAsia" w:cstheme="minorBidi"/>
                <w:noProof/>
                <w:sz w:val="24"/>
                <w:szCs w:val="24"/>
              </w:rPr>
              <w:tab/>
            </w:r>
            <w:r w:rsidRPr="00DF25CA">
              <w:rPr>
                <w:rStyle w:val="Hyperlink"/>
                <w:noProof/>
              </w:rPr>
              <w:t>Model theory</w:t>
            </w:r>
            <w:r w:rsidRPr="00DF25CA">
              <w:rPr>
                <w:noProof/>
                <w:webHidden/>
              </w:rPr>
              <w:tab/>
            </w:r>
            <w:r w:rsidRPr="00DF25CA">
              <w:rPr>
                <w:noProof/>
                <w:webHidden/>
              </w:rPr>
              <w:fldChar w:fldCharType="begin"/>
            </w:r>
            <w:r w:rsidRPr="00DF25CA">
              <w:rPr>
                <w:noProof/>
                <w:webHidden/>
              </w:rPr>
              <w:instrText xml:space="preserve"> PAGEREF _Toc93057766 \h </w:instrText>
            </w:r>
            <w:r w:rsidRPr="00DF25CA">
              <w:rPr>
                <w:noProof/>
                <w:webHidden/>
              </w:rPr>
            </w:r>
            <w:r w:rsidRPr="00DF25CA">
              <w:rPr>
                <w:noProof/>
                <w:webHidden/>
              </w:rPr>
              <w:fldChar w:fldCharType="separate"/>
            </w:r>
            <w:r w:rsidRPr="00DF25CA">
              <w:rPr>
                <w:noProof/>
                <w:webHidden/>
              </w:rPr>
              <w:t>17</w:t>
            </w:r>
            <w:r w:rsidRPr="00DF25CA">
              <w:rPr>
                <w:noProof/>
                <w:webHidden/>
              </w:rPr>
              <w:fldChar w:fldCharType="end"/>
            </w:r>
          </w:hyperlink>
        </w:p>
        <w:p w14:paraId="33E3C73E" w14:textId="77777777" w:rsidR="00267805" w:rsidRPr="00DF25CA" w:rsidRDefault="00267805" w:rsidP="00267805">
          <w:pPr>
            <w:pStyle w:val="TOC4"/>
            <w:tabs>
              <w:tab w:val="left" w:pos="1680"/>
              <w:tab w:val="right" w:leader="dot" w:pos="9016"/>
            </w:tabs>
            <w:rPr>
              <w:rFonts w:eastAsiaTheme="minorEastAsia" w:cstheme="minorBidi"/>
              <w:noProof/>
              <w:sz w:val="24"/>
              <w:szCs w:val="24"/>
            </w:rPr>
          </w:pPr>
          <w:hyperlink w:anchor="_Toc93057767" w:history="1">
            <w:r w:rsidRPr="00DF25CA">
              <w:rPr>
                <w:rStyle w:val="Hyperlink"/>
                <w:noProof/>
              </w:rPr>
              <w:t>2.1.3.1</w:t>
            </w:r>
            <w:r w:rsidRPr="00DF25CA">
              <w:rPr>
                <w:rFonts w:eastAsiaTheme="minorEastAsia" w:cstheme="minorBidi"/>
                <w:noProof/>
                <w:sz w:val="24"/>
                <w:szCs w:val="24"/>
              </w:rPr>
              <w:tab/>
            </w:r>
            <w:r w:rsidRPr="00DF25CA">
              <w:rPr>
                <w:rStyle w:val="Hyperlink"/>
                <w:noProof/>
                <w:shd w:val="clear" w:color="auto" w:fill="FFFFFF"/>
              </w:rPr>
              <w:t>Predictive modelling</w:t>
            </w:r>
            <w:r w:rsidRPr="00DF25CA">
              <w:rPr>
                <w:noProof/>
                <w:webHidden/>
              </w:rPr>
              <w:tab/>
            </w:r>
            <w:r w:rsidRPr="00DF25CA">
              <w:rPr>
                <w:noProof/>
                <w:webHidden/>
              </w:rPr>
              <w:fldChar w:fldCharType="begin"/>
            </w:r>
            <w:r w:rsidRPr="00DF25CA">
              <w:rPr>
                <w:noProof/>
                <w:webHidden/>
              </w:rPr>
              <w:instrText xml:space="preserve"> PAGEREF _Toc93057767 \h </w:instrText>
            </w:r>
            <w:r w:rsidRPr="00DF25CA">
              <w:rPr>
                <w:noProof/>
                <w:webHidden/>
              </w:rPr>
            </w:r>
            <w:r w:rsidRPr="00DF25CA">
              <w:rPr>
                <w:noProof/>
                <w:webHidden/>
              </w:rPr>
              <w:fldChar w:fldCharType="separate"/>
            </w:r>
            <w:r w:rsidRPr="00DF25CA">
              <w:rPr>
                <w:noProof/>
                <w:webHidden/>
              </w:rPr>
              <w:t>18</w:t>
            </w:r>
            <w:r w:rsidRPr="00DF25CA">
              <w:rPr>
                <w:noProof/>
                <w:webHidden/>
              </w:rPr>
              <w:fldChar w:fldCharType="end"/>
            </w:r>
          </w:hyperlink>
        </w:p>
        <w:p w14:paraId="445F6447" w14:textId="77777777" w:rsidR="00267805" w:rsidRPr="00DF25CA" w:rsidRDefault="00267805" w:rsidP="00267805">
          <w:pPr>
            <w:pStyle w:val="TOC4"/>
            <w:tabs>
              <w:tab w:val="left" w:pos="1680"/>
              <w:tab w:val="right" w:leader="dot" w:pos="9016"/>
            </w:tabs>
            <w:rPr>
              <w:rFonts w:eastAsiaTheme="minorEastAsia" w:cstheme="minorBidi"/>
              <w:noProof/>
              <w:sz w:val="24"/>
              <w:szCs w:val="24"/>
            </w:rPr>
          </w:pPr>
          <w:hyperlink w:anchor="_Toc93057768" w:history="1">
            <w:r w:rsidRPr="00DF25CA">
              <w:rPr>
                <w:rStyle w:val="Hyperlink"/>
                <w:noProof/>
              </w:rPr>
              <w:t>2.1.3.2</w:t>
            </w:r>
            <w:r w:rsidRPr="00DF25CA">
              <w:rPr>
                <w:rFonts w:eastAsiaTheme="minorEastAsia" w:cstheme="minorBidi"/>
                <w:noProof/>
                <w:sz w:val="24"/>
                <w:szCs w:val="24"/>
              </w:rPr>
              <w:tab/>
            </w:r>
            <w:r w:rsidRPr="00DF25CA">
              <w:rPr>
                <w:rStyle w:val="Hyperlink"/>
                <w:noProof/>
              </w:rPr>
              <w:t>Model performance</w:t>
            </w:r>
            <w:r w:rsidRPr="00DF25CA">
              <w:rPr>
                <w:noProof/>
                <w:webHidden/>
              </w:rPr>
              <w:tab/>
            </w:r>
            <w:r w:rsidRPr="00DF25CA">
              <w:rPr>
                <w:noProof/>
                <w:webHidden/>
              </w:rPr>
              <w:fldChar w:fldCharType="begin"/>
            </w:r>
            <w:r w:rsidRPr="00DF25CA">
              <w:rPr>
                <w:noProof/>
                <w:webHidden/>
              </w:rPr>
              <w:instrText xml:space="preserve"> PAGEREF _Toc93057768 \h </w:instrText>
            </w:r>
            <w:r w:rsidRPr="00DF25CA">
              <w:rPr>
                <w:noProof/>
                <w:webHidden/>
              </w:rPr>
            </w:r>
            <w:r w:rsidRPr="00DF25CA">
              <w:rPr>
                <w:noProof/>
                <w:webHidden/>
              </w:rPr>
              <w:fldChar w:fldCharType="separate"/>
            </w:r>
            <w:r w:rsidRPr="00DF25CA">
              <w:rPr>
                <w:noProof/>
                <w:webHidden/>
              </w:rPr>
              <w:t>20</w:t>
            </w:r>
            <w:r w:rsidRPr="00DF25CA">
              <w:rPr>
                <w:noProof/>
                <w:webHidden/>
              </w:rPr>
              <w:fldChar w:fldCharType="end"/>
            </w:r>
          </w:hyperlink>
        </w:p>
        <w:p w14:paraId="1A96BE9A" w14:textId="77777777" w:rsidR="00267805" w:rsidRPr="00DF25CA" w:rsidRDefault="00267805" w:rsidP="00267805">
          <w:pPr>
            <w:pStyle w:val="TOC2"/>
            <w:tabs>
              <w:tab w:val="left" w:pos="960"/>
              <w:tab w:val="right" w:leader="dot" w:pos="9016"/>
            </w:tabs>
            <w:rPr>
              <w:rFonts w:eastAsiaTheme="minorEastAsia" w:cstheme="minorBidi"/>
              <w:b w:val="0"/>
              <w:bCs w:val="0"/>
              <w:noProof/>
              <w:sz w:val="24"/>
              <w:szCs w:val="24"/>
            </w:rPr>
          </w:pPr>
          <w:hyperlink w:anchor="_Toc93057769" w:history="1">
            <w:r w:rsidRPr="00DF25CA">
              <w:rPr>
                <w:rStyle w:val="Hyperlink"/>
                <w:rFonts w:ascii="Arial Narrow" w:hAnsi="Arial Narrow"/>
                <w:noProof/>
              </w:rPr>
              <w:t>2.2</w:t>
            </w:r>
            <w:r w:rsidRPr="00DF25CA">
              <w:rPr>
                <w:rFonts w:eastAsiaTheme="minorEastAsia" w:cstheme="minorBidi"/>
                <w:b w:val="0"/>
                <w:bCs w:val="0"/>
                <w:noProof/>
                <w:sz w:val="24"/>
                <w:szCs w:val="24"/>
              </w:rPr>
              <w:tab/>
            </w:r>
            <w:r w:rsidRPr="00DF25CA">
              <w:rPr>
                <w:rStyle w:val="Hyperlink"/>
                <w:rFonts w:ascii="Arial Narrow" w:hAnsi="Arial Narrow"/>
                <w:noProof/>
              </w:rPr>
              <w:t>State of the art</w:t>
            </w:r>
            <w:r w:rsidRPr="00DF25CA">
              <w:rPr>
                <w:noProof/>
                <w:webHidden/>
              </w:rPr>
              <w:tab/>
            </w:r>
            <w:r w:rsidRPr="00DF25CA">
              <w:rPr>
                <w:noProof/>
                <w:webHidden/>
              </w:rPr>
              <w:fldChar w:fldCharType="begin"/>
            </w:r>
            <w:r w:rsidRPr="00DF25CA">
              <w:rPr>
                <w:noProof/>
                <w:webHidden/>
              </w:rPr>
              <w:instrText xml:space="preserve"> PAGEREF _Toc93057769 \h </w:instrText>
            </w:r>
            <w:r w:rsidRPr="00DF25CA">
              <w:rPr>
                <w:noProof/>
                <w:webHidden/>
              </w:rPr>
            </w:r>
            <w:r w:rsidRPr="00DF25CA">
              <w:rPr>
                <w:noProof/>
                <w:webHidden/>
              </w:rPr>
              <w:fldChar w:fldCharType="separate"/>
            </w:r>
            <w:r w:rsidRPr="00DF25CA">
              <w:rPr>
                <w:noProof/>
                <w:webHidden/>
              </w:rPr>
              <w:t>23</w:t>
            </w:r>
            <w:r w:rsidRPr="00DF25CA">
              <w:rPr>
                <w:noProof/>
                <w:webHidden/>
              </w:rPr>
              <w:fldChar w:fldCharType="end"/>
            </w:r>
          </w:hyperlink>
        </w:p>
        <w:p w14:paraId="241AE660" w14:textId="77777777" w:rsidR="00267805" w:rsidRPr="00DF25CA" w:rsidRDefault="00267805" w:rsidP="00267805">
          <w:pPr>
            <w:pStyle w:val="TOC1"/>
            <w:tabs>
              <w:tab w:val="left" w:pos="480"/>
              <w:tab w:val="right" w:leader="dot" w:pos="9016"/>
            </w:tabs>
            <w:rPr>
              <w:rFonts w:eastAsiaTheme="minorEastAsia" w:cstheme="minorBidi"/>
              <w:b w:val="0"/>
              <w:bCs w:val="0"/>
              <w:i w:val="0"/>
              <w:iCs w:val="0"/>
              <w:noProof/>
            </w:rPr>
          </w:pPr>
          <w:hyperlink w:anchor="_Toc93057770" w:history="1">
            <w:r w:rsidRPr="00DF25CA">
              <w:rPr>
                <w:rStyle w:val="Hyperlink"/>
                <w:noProof/>
              </w:rPr>
              <w:t>3</w:t>
            </w:r>
            <w:r w:rsidRPr="00DF25CA">
              <w:rPr>
                <w:rFonts w:eastAsiaTheme="minorEastAsia" w:cstheme="minorBidi"/>
                <w:b w:val="0"/>
                <w:bCs w:val="0"/>
                <w:i w:val="0"/>
                <w:iCs w:val="0"/>
                <w:noProof/>
              </w:rPr>
              <w:tab/>
            </w:r>
            <w:r w:rsidRPr="00DF25CA">
              <w:rPr>
                <w:rStyle w:val="Hyperlink"/>
                <w:noProof/>
              </w:rPr>
              <w:t>Market analysis</w:t>
            </w:r>
            <w:r w:rsidRPr="00DF25CA">
              <w:rPr>
                <w:noProof/>
                <w:webHidden/>
              </w:rPr>
              <w:tab/>
            </w:r>
            <w:r w:rsidRPr="00DF25CA">
              <w:rPr>
                <w:noProof/>
                <w:webHidden/>
              </w:rPr>
              <w:fldChar w:fldCharType="begin"/>
            </w:r>
            <w:r w:rsidRPr="00DF25CA">
              <w:rPr>
                <w:noProof/>
                <w:webHidden/>
              </w:rPr>
              <w:instrText xml:space="preserve"> PAGEREF _Toc93057770 \h </w:instrText>
            </w:r>
            <w:r w:rsidRPr="00DF25CA">
              <w:rPr>
                <w:noProof/>
                <w:webHidden/>
              </w:rPr>
            </w:r>
            <w:r w:rsidRPr="00DF25CA">
              <w:rPr>
                <w:noProof/>
                <w:webHidden/>
              </w:rPr>
              <w:fldChar w:fldCharType="separate"/>
            </w:r>
            <w:r w:rsidRPr="00DF25CA">
              <w:rPr>
                <w:noProof/>
                <w:webHidden/>
              </w:rPr>
              <w:t>23</w:t>
            </w:r>
            <w:r w:rsidRPr="00DF25CA">
              <w:rPr>
                <w:noProof/>
                <w:webHidden/>
              </w:rPr>
              <w:fldChar w:fldCharType="end"/>
            </w:r>
          </w:hyperlink>
        </w:p>
        <w:p w14:paraId="3704AED7" w14:textId="77777777" w:rsidR="00267805" w:rsidRPr="00DF25CA" w:rsidRDefault="00267805" w:rsidP="00267805">
          <w:pPr>
            <w:pStyle w:val="TOC1"/>
            <w:tabs>
              <w:tab w:val="left" w:pos="480"/>
              <w:tab w:val="right" w:leader="dot" w:pos="9016"/>
            </w:tabs>
            <w:rPr>
              <w:rFonts w:eastAsiaTheme="minorEastAsia" w:cstheme="minorBidi"/>
              <w:b w:val="0"/>
              <w:bCs w:val="0"/>
              <w:i w:val="0"/>
              <w:iCs w:val="0"/>
              <w:noProof/>
            </w:rPr>
          </w:pPr>
          <w:hyperlink w:anchor="_Toc93057771" w:history="1">
            <w:r w:rsidRPr="00DF25CA">
              <w:rPr>
                <w:rStyle w:val="Hyperlink"/>
                <w:noProof/>
              </w:rPr>
              <w:t>4</w:t>
            </w:r>
            <w:r w:rsidRPr="00DF25CA">
              <w:rPr>
                <w:rFonts w:eastAsiaTheme="minorEastAsia" w:cstheme="minorBidi"/>
                <w:b w:val="0"/>
                <w:bCs w:val="0"/>
                <w:i w:val="0"/>
                <w:iCs w:val="0"/>
                <w:noProof/>
              </w:rPr>
              <w:tab/>
            </w:r>
            <w:r w:rsidRPr="00DF25CA">
              <w:rPr>
                <w:rStyle w:val="Hyperlink"/>
                <w:noProof/>
              </w:rPr>
              <w:t>Solution implementation</w:t>
            </w:r>
            <w:r w:rsidRPr="00DF25CA">
              <w:rPr>
                <w:noProof/>
                <w:webHidden/>
              </w:rPr>
              <w:tab/>
            </w:r>
            <w:r w:rsidRPr="00DF25CA">
              <w:rPr>
                <w:noProof/>
                <w:webHidden/>
              </w:rPr>
              <w:fldChar w:fldCharType="begin"/>
            </w:r>
            <w:r w:rsidRPr="00DF25CA">
              <w:rPr>
                <w:noProof/>
                <w:webHidden/>
              </w:rPr>
              <w:instrText xml:space="preserve"> PAGEREF _Toc93057771 \h </w:instrText>
            </w:r>
            <w:r w:rsidRPr="00DF25CA">
              <w:rPr>
                <w:noProof/>
                <w:webHidden/>
              </w:rPr>
            </w:r>
            <w:r w:rsidRPr="00DF25CA">
              <w:rPr>
                <w:noProof/>
                <w:webHidden/>
              </w:rPr>
              <w:fldChar w:fldCharType="separate"/>
            </w:r>
            <w:r w:rsidRPr="00DF25CA">
              <w:rPr>
                <w:noProof/>
                <w:webHidden/>
              </w:rPr>
              <w:t>24</w:t>
            </w:r>
            <w:r w:rsidRPr="00DF25CA">
              <w:rPr>
                <w:noProof/>
                <w:webHidden/>
              </w:rPr>
              <w:fldChar w:fldCharType="end"/>
            </w:r>
          </w:hyperlink>
        </w:p>
        <w:p w14:paraId="49B45043" w14:textId="77777777" w:rsidR="00267805" w:rsidRPr="00DF25CA" w:rsidRDefault="00267805" w:rsidP="00267805">
          <w:pPr>
            <w:pStyle w:val="TOC2"/>
            <w:tabs>
              <w:tab w:val="left" w:pos="960"/>
              <w:tab w:val="right" w:leader="dot" w:pos="9016"/>
            </w:tabs>
            <w:rPr>
              <w:rFonts w:eastAsiaTheme="minorEastAsia" w:cstheme="minorBidi"/>
              <w:b w:val="0"/>
              <w:bCs w:val="0"/>
              <w:noProof/>
              <w:sz w:val="24"/>
              <w:szCs w:val="24"/>
            </w:rPr>
          </w:pPr>
          <w:hyperlink w:anchor="_Toc93057772" w:history="1">
            <w:r w:rsidRPr="00DF25CA">
              <w:rPr>
                <w:rStyle w:val="Hyperlink"/>
                <w:rFonts w:ascii="Arial Narrow" w:hAnsi="Arial Narrow"/>
                <w:noProof/>
              </w:rPr>
              <w:t>4.1</w:t>
            </w:r>
            <w:r w:rsidRPr="00DF25CA">
              <w:rPr>
                <w:rFonts w:eastAsiaTheme="minorEastAsia" w:cstheme="minorBidi"/>
                <w:b w:val="0"/>
                <w:bCs w:val="0"/>
                <w:noProof/>
                <w:sz w:val="24"/>
                <w:szCs w:val="24"/>
              </w:rPr>
              <w:tab/>
            </w:r>
            <w:r w:rsidRPr="00DF25CA">
              <w:rPr>
                <w:rStyle w:val="Hyperlink"/>
                <w:rFonts w:ascii="Arial Narrow" w:hAnsi="Arial Narrow"/>
                <w:noProof/>
              </w:rPr>
              <w:t>Concept engineering</w:t>
            </w:r>
            <w:r w:rsidRPr="00DF25CA">
              <w:rPr>
                <w:noProof/>
                <w:webHidden/>
              </w:rPr>
              <w:tab/>
            </w:r>
            <w:r w:rsidRPr="00DF25CA">
              <w:rPr>
                <w:noProof/>
                <w:webHidden/>
              </w:rPr>
              <w:fldChar w:fldCharType="begin"/>
            </w:r>
            <w:r w:rsidRPr="00DF25CA">
              <w:rPr>
                <w:noProof/>
                <w:webHidden/>
              </w:rPr>
              <w:instrText xml:space="preserve"> PAGEREF _Toc93057772 \h </w:instrText>
            </w:r>
            <w:r w:rsidRPr="00DF25CA">
              <w:rPr>
                <w:noProof/>
                <w:webHidden/>
              </w:rPr>
            </w:r>
            <w:r w:rsidRPr="00DF25CA">
              <w:rPr>
                <w:noProof/>
                <w:webHidden/>
              </w:rPr>
              <w:fldChar w:fldCharType="separate"/>
            </w:r>
            <w:r w:rsidRPr="00DF25CA">
              <w:rPr>
                <w:noProof/>
                <w:webHidden/>
              </w:rPr>
              <w:t>24</w:t>
            </w:r>
            <w:r w:rsidRPr="00DF25CA">
              <w:rPr>
                <w:noProof/>
                <w:webHidden/>
              </w:rPr>
              <w:fldChar w:fldCharType="end"/>
            </w:r>
          </w:hyperlink>
        </w:p>
        <w:p w14:paraId="2577F23C" w14:textId="77777777" w:rsidR="00267805" w:rsidRPr="00DF25CA" w:rsidRDefault="00267805" w:rsidP="00267805">
          <w:pPr>
            <w:pStyle w:val="TOC3"/>
            <w:tabs>
              <w:tab w:val="left" w:pos="1200"/>
              <w:tab w:val="right" w:leader="dot" w:pos="9016"/>
            </w:tabs>
            <w:rPr>
              <w:rFonts w:eastAsiaTheme="minorEastAsia" w:cstheme="minorBidi"/>
              <w:noProof/>
              <w:sz w:val="24"/>
              <w:szCs w:val="24"/>
            </w:rPr>
          </w:pPr>
          <w:hyperlink w:anchor="_Toc93057773" w:history="1">
            <w:r w:rsidRPr="00DF25CA">
              <w:rPr>
                <w:rStyle w:val="Hyperlink"/>
                <w:rFonts w:ascii="Arial Narrow" w:hAnsi="Arial Narrow"/>
                <w:noProof/>
              </w:rPr>
              <w:t>4.1.1</w:t>
            </w:r>
            <w:r w:rsidRPr="00DF25CA">
              <w:rPr>
                <w:rFonts w:eastAsiaTheme="minorEastAsia" w:cstheme="minorBidi"/>
                <w:noProof/>
                <w:sz w:val="24"/>
                <w:szCs w:val="24"/>
              </w:rPr>
              <w:tab/>
            </w:r>
            <w:r w:rsidRPr="00DF25CA">
              <w:rPr>
                <w:rStyle w:val="Hyperlink"/>
                <w:rFonts w:ascii="Arial Narrow" w:hAnsi="Arial Narrow"/>
                <w:noProof/>
              </w:rPr>
              <w:t>Different solutions</w:t>
            </w:r>
            <w:r w:rsidRPr="00DF25CA">
              <w:rPr>
                <w:noProof/>
                <w:webHidden/>
              </w:rPr>
              <w:tab/>
            </w:r>
            <w:r w:rsidRPr="00DF25CA">
              <w:rPr>
                <w:noProof/>
                <w:webHidden/>
              </w:rPr>
              <w:fldChar w:fldCharType="begin"/>
            </w:r>
            <w:r w:rsidRPr="00DF25CA">
              <w:rPr>
                <w:noProof/>
                <w:webHidden/>
              </w:rPr>
              <w:instrText xml:space="preserve"> PAGEREF _Toc93057773 \h </w:instrText>
            </w:r>
            <w:r w:rsidRPr="00DF25CA">
              <w:rPr>
                <w:noProof/>
                <w:webHidden/>
              </w:rPr>
            </w:r>
            <w:r w:rsidRPr="00DF25CA">
              <w:rPr>
                <w:noProof/>
                <w:webHidden/>
              </w:rPr>
              <w:fldChar w:fldCharType="separate"/>
            </w:r>
            <w:r w:rsidRPr="00DF25CA">
              <w:rPr>
                <w:noProof/>
                <w:webHidden/>
              </w:rPr>
              <w:t>24</w:t>
            </w:r>
            <w:r w:rsidRPr="00DF25CA">
              <w:rPr>
                <w:noProof/>
                <w:webHidden/>
              </w:rPr>
              <w:fldChar w:fldCharType="end"/>
            </w:r>
          </w:hyperlink>
        </w:p>
        <w:p w14:paraId="05949DC0" w14:textId="77777777" w:rsidR="00267805" w:rsidRPr="00DF25CA" w:rsidRDefault="00267805" w:rsidP="00267805">
          <w:pPr>
            <w:pStyle w:val="TOC3"/>
            <w:tabs>
              <w:tab w:val="left" w:pos="1200"/>
              <w:tab w:val="right" w:leader="dot" w:pos="9016"/>
            </w:tabs>
            <w:rPr>
              <w:rFonts w:eastAsiaTheme="minorEastAsia" w:cstheme="minorBidi"/>
              <w:noProof/>
              <w:sz w:val="24"/>
              <w:szCs w:val="24"/>
            </w:rPr>
          </w:pPr>
          <w:hyperlink w:anchor="_Toc93057774" w:history="1">
            <w:r w:rsidRPr="00DF25CA">
              <w:rPr>
                <w:rStyle w:val="Hyperlink"/>
                <w:rFonts w:ascii="Arial Narrow" w:hAnsi="Arial Narrow"/>
                <w:noProof/>
              </w:rPr>
              <w:t>4.1.2</w:t>
            </w:r>
            <w:r w:rsidRPr="00DF25CA">
              <w:rPr>
                <w:rFonts w:eastAsiaTheme="minorEastAsia" w:cstheme="minorBidi"/>
                <w:noProof/>
                <w:sz w:val="24"/>
                <w:szCs w:val="24"/>
              </w:rPr>
              <w:tab/>
            </w:r>
            <w:r w:rsidRPr="00DF25CA">
              <w:rPr>
                <w:rStyle w:val="Hyperlink"/>
                <w:rFonts w:ascii="Arial Narrow" w:hAnsi="Arial Narrow"/>
                <w:noProof/>
              </w:rPr>
              <w:t>Proposed Solution</w:t>
            </w:r>
            <w:r w:rsidRPr="00DF25CA">
              <w:rPr>
                <w:noProof/>
                <w:webHidden/>
              </w:rPr>
              <w:tab/>
            </w:r>
            <w:r w:rsidRPr="00DF25CA">
              <w:rPr>
                <w:noProof/>
                <w:webHidden/>
              </w:rPr>
              <w:fldChar w:fldCharType="begin"/>
            </w:r>
            <w:r w:rsidRPr="00DF25CA">
              <w:rPr>
                <w:noProof/>
                <w:webHidden/>
              </w:rPr>
              <w:instrText xml:space="preserve"> PAGEREF _Toc93057774 \h </w:instrText>
            </w:r>
            <w:r w:rsidRPr="00DF25CA">
              <w:rPr>
                <w:noProof/>
                <w:webHidden/>
              </w:rPr>
            </w:r>
            <w:r w:rsidRPr="00DF25CA">
              <w:rPr>
                <w:noProof/>
                <w:webHidden/>
              </w:rPr>
              <w:fldChar w:fldCharType="separate"/>
            </w:r>
            <w:r w:rsidRPr="00DF25CA">
              <w:rPr>
                <w:noProof/>
                <w:webHidden/>
              </w:rPr>
              <w:t>25</w:t>
            </w:r>
            <w:r w:rsidRPr="00DF25CA">
              <w:rPr>
                <w:noProof/>
                <w:webHidden/>
              </w:rPr>
              <w:fldChar w:fldCharType="end"/>
            </w:r>
          </w:hyperlink>
        </w:p>
        <w:p w14:paraId="317479D6" w14:textId="77777777" w:rsidR="00267805" w:rsidRPr="00DF25CA" w:rsidRDefault="00267805" w:rsidP="00267805">
          <w:pPr>
            <w:pStyle w:val="TOC2"/>
            <w:tabs>
              <w:tab w:val="left" w:pos="960"/>
              <w:tab w:val="right" w:leader="dot" w:pos="9016"/>
            </w:tabs>
            <w:rPr>
              <w:rFonts w:eastAsiaTheme="minorEastAsia" w:cstheme="minorBidi"/>
              <w:b w:val="0"/>
              <w:bCs w:val="0"/>
              <w:noProof/>
              <w:sz w:val="24"/>
              <w:szCs w:val="24"/>
            </w:rPr>
          </w:pPr>
          <w:hyperlink w:anchor="_Toc93057775" w:history="1">
            <w:r w:rsidRPr="00DF25CA">
              <w:rPr>
                <w:rStyle w:val="Hyperlink"/>
                <w:rFonts w:ascii="Arial Narrow" w:hAnsi="Arial Narrow"/>
                <w:noProof/>
              </w:rPr>
              <w:t>4.2</w:t>
            </w:r>
            <w:r w:rsidRPr="00DF25CA">
              <w:rPr>
                <w:rFonts w:eastAsiaTheme="minorEastAsia" w:cstheme="minorBidi"/>
                <w:b w:val="0"/>
                <w:bCs w:val="0"/>
                <w:noProof/>
                <w:sz w:val="24"/>
                <w:szCs w:val="24"/>
              </w:rPr>
              <w:tab/>
            </w:r>
            <w:r w:rsidRPr="00DF25CA">
              <w:rPr>
                <w:rStyle w:val="Hyperlink"/>
                <w:rFonts w:ascii="Arial Narrow" w:hAnsi="Arial Narrow"/>
                <w:noProof/>
              </w:rPr>
              <w:t>Detail engineering</w:t>
            </w:r>
            <w:r w:rsidRPr="00DF25CA">
              <w:rPr>
                <w:noProof/>
                <w:webHidden/>
              </w:rPr>
              <w:tab/>
            </w:r>
            <w:r w:rsidRPr="00DF25CA">
              <w:rPr>
                <w:noProof/>
                <w:webHidden/>
              </w:rPr>
              <w:fldChar w:fldCharType="begin"/>
            </w:r>
            <w:r w:rsidRPr="00DF25CA">
              <w:rPr>
                <w:noProof/>
                <w:webHidden/>
              </w:rPr>
              <w:instrText xml:space="preserve"> PAGEREF _Toc93057775 \h </w:instrText>
            </w:r>
            <w:r w:rsidRPr="00DF25CA">
              <w:rPr>
                <w:noProof/>
                <w:webHidden/>
              </w:rPr>
            </w:r>
            <w:r w:rsidRPr="00DF25CA">
              <w:rPr>
                <w:noProof/>
                <w:webHidden/>
              </w:rPr>
              <w:fldChar w:fldCharType="separate"/>
            </w:r>
            <w:r w:rsidRPr="00DF25CA">
              <w:rPr>
                <w:noProof/>
                <w:webHidden/>
              </w:rPr>
              <w:t>25</w:t>
            </w:r>
            <w:r w:rsidRPr="00DF25CA">
              <w:rPr>
                <w:noProof/>
                <w:webHidden/>
              </w:rPr>
              <w:fldChar w:fldCharType="end"/>
            </w:r>
          </w:hyperlink>
        </w:p>
        <w:p w14:paraId="5C72CB3A" w14:textId="77777777" w:rsidR="00267805" w:rsidRPr="00DF25CA" w:rsidRDefault="00267805" w:rsidP="00267805">
          <w:pPr>
            <w:pStyle w:val="TOC3"/>
            <w:tabs>
              <w:tab w:val="left" w:pos="1200"/>
              <w:tab w:val="right" w:leader="dot" w:pos="9016"/>
            </w:tabs>
            <w:rPr>
              <w:rFonts w:eastAsiaTheme="minorEastAsia" w:cstheme="minorBidi"/>
              <w:noProof/>
              <w:sz w:val="24"/>
              <w:szCs w:val="24"/>
            </w:rPr>
          </w:pPr>
          <w:hyperlink w:anchor="_Toc93057776" w:history="1">
            <w:r w:rsidRPr="00DF25CA">
              <w:rPr>
                <w:rStyle w:val="Hyperlink"/>
                <w:rFonts w:ascii="Arial Narrow" w:hAnsi="Arial Narrow"/>
                <w:noProof/>
              </w:rPr>
              <w:t>4.2.1</w:t>
            </w:r>
            <w:r w:rsidRPr="00DF25CA">
              <w:rPr>
                <w:rFonts w:eastAsiaTheme="minorEastAsia" w:cstheme="minorBidi"/>
                <w:noProof/>
                <w:sz w:val="24"/>
                <w:szCs w:val="24"/>
              </w:rPr>
              <w:tab/>
            </w:r>
            <w:r w:rsidRPr="00DF25CA">
              <w:rPr>
                <w:rStyle w:val="Hyperlink"/>
                <w:rFonts w:ascii="Arial Narrow" w:hAnsi="Arial Narrow"/>
                <w:noProof/>
              </w:rPr>
              <w:t>Data pre-processing and Exploratory analysis</w:t>
            </w:r>
            <w:r w:rsidRPr="00DF25CA">
              <w:rPr>
                <w:noProof/>
                <w:webHidden/>
              </w:rPr>
              <w:tab/>
            </w:r>
            <w:r w:rsidRPr="00DF25CA">
              <w:rPr>
                <w:noProof/>
                <w:webHidden/>
              </w:rPr>
              <w:fldChar w:fldCharType="begin"/>
            </w:r>
            <w:r w:rsidRPr="00DF25CA">
              <w:rPr>
                <w:noProof/>
                <w:webHidden/>
              </w:rPr>
              <w:instrText xml:space="preserve"> PAGEREF _Toc93057776 \h </w:instrText>
            </w:r>
            <w:r w:rsidRPr="00DF25CA">
              <w:rPr>
                <w:noProof/>
                <w:webHidden/>
              </w:rPr>
            </w:r>
            <w:r w:rsidRPr="00DF25CA">
              <w:rPr>
                <w:noProof/>
                <w:webHidden/>
              </w:rPr>
              <w:fldChar w:fldCharType="separate"/>
            </w:r>
            <w:r w:rsidRPr="00DF25CA">
              <w:rPr>
                <w:noProof/>
                <w:webHidden/>
              </w:rPr>
              <w:t>26</w:t>
            </w:r>
            <w:r w:rsidRPr="00DF25CA">
              <w:rPr>
                <w:noProof/>
                <w:webHidden/>
              </w:rPr>
              <w:fldChar w:fldCharType="end"/>
            </w:r>
          </w:hyperlink>
        </w:p>
        <w:p w14:paraId="3AEB4AA9" w14:textId="77777777" w:rsidR="00267805" w:rsidRPr="00DF25CA" w:rsidRDefault="00267805" w:rsidP="00267805">
          <w:pPr>
            <w:pStyle w:val="TOC3"/>
            <w:tabs>
              <w:tab w:val="left" w:pos="1200"/>
              <w:tab w:val="right" w:leader="dot" w:pos="9016"/>
            </w:tabs>
            <w:rPr>
              <w:rFonts w:eastAsiaTheme="minorEastAsia" w:cstheme="minorBidi"/>
              <w:noProof/>
              <w:sz w:val="24"/>
              <w:szCs w:val="24"/>
            </w:rPr>
          </w:pPr>
          <w:hyperlink w:anchor="_Toc93057777" w:history="1">
            <w:r w:rsidRPr="00DF25CA">
              <w:rPr>
                <w:rStyle w:val="Hyperlink"/>
                <w:rFonts w:ascii="Arial Narrow" w:hAnsi="Arial Narrow"/>
                <w:noProof/>
              </w:rPr>
              <w:t>4.2.2</w:t>
            </w:r>
            <w:r w:rsidRPr="00DF25CA">
              <w:rPr>
                <w:rFonts w:eastAsiaTheme="minorEastAsia" w:cstheme="minorBidi"/>
                <w:noProof/>
                <w:sz w:val="24"/>
                <w:szCs w:val="24"/>
              </w:rPr>
              <w:tab/>
            </w:r>
            <w:r w:rsidRPr="00DF25CA">
              <w:rPr>
                <w:rStyle w:val="Hyperlink"/>
                <w:rFonts w:ascii="Arial Narrow" w:hAnsi="Arial Narrow"/>
                <w:noProof/>
              </w:rPr>
              <w:t>Model training</w:t>
            </w:r>
            <w:r w:rsidRPr="00DF25CA">
              <w:rPr>
                <w:noProof/>
                <w:webHidden/>
              </w:rPr>
              <w:tab/>
            </w:r>
            <w:r w:rsidRPr="00DF25CA">
              <w:rPr>
                <w:noProof/>
                <w:webHidden/>
              </w:rPr>
              <w:fldChar w:fldCharType="begin"/>
            </w:r>
            <w:r w:rsidRPr="00DF25CA">
              <w:rPr>
                <w:noProof/>
                <w:webHidden/>
              </w:rPr>
              <w:instrText xml:space="preserve"> PAGEREF _Toc93057777 \h </w:instrText>
            </w:r>
            <w:r w:rsidRPr="00DF25CA">
              <w:rPr>
                <w:noProof/>
                <w:webHidden/>
              </w:rPr>
            </w:r>
            <w:r w:rsidRPr="00DF25CA">
              <w:rPr>
                <w:noProof/>
                <w:webHidden/>
              </w:rPr>
              <w:fldChar w:fldCharType="separate"/>
            </w:r>
            <w:r w:rsidRPr="00DF25CA">
              <w:rPr>
                <w:noProof/>
                <w:webHidden/>
              </w:rPr>
              <w:t>27</w:t>
            </w:r>
            <w:r w:rsidRPr="00DF25CA">
              <w:rPr>
                <w:noProof/>
                <w:webHidden/>
              </w:rPr>
              <w:fldChar w:fldCharType="end"/>
            </w:r>
          </w:hyperlink>
        </w:p>
        <w:p w14:paraId="6F9C0005" w14:textId="77777777" w:rsidR="00267805" w:rsidRPr="00DF25CA" w:rsidRDefault="00267805" w:rsidP="00267805">
          <w:pPr>
            <w:pStyle w:val="TOC3"/>
            <w:tabs>
              <w:tab w:val="left" w:pos="1200"/>
              <w:tab w:val="right" w:leader="dot" w:pos="9016"/>
            </w:tabs>
            <w:rPr>
              <w:rFonts w:eastAsiaTheme="minorEastAsia" w:cstheme="minorBidi"/>
              <w:noProof/>
              <w:sz w:val="24"/>
              <w:szCs w:val="24"/>
            </w:rPr>
          </w:pPr>
          <w:hyperlink w:anchor="_Toc93057778" w:history="1">
            <w:r w:rsidRPr="00DF25CA">
              <w:rPr>
                <w:rStyle w:val="Hyperlink"/>
                <w:rFonts w:ascii="Arial Narrow" w:hAnsi="Arial Narrow"/>
                <w:noProof/>
              </w:rPr>
              <w:t>4.2.3</w:t>
            </w:r>
            <w:r w:rsidRPr="00DF25CA">
              <w:rPr>
                <w:rFonts w:eastAsiaTheme="minorEastAsia" w:cstheme="minorBidi"/>
                <w:noProof/>
                <w:sz w:val="24"/>
                <w:szCs w:val="24"/>
              </w:rPr>
              <w:tab/>
            </w:r>
            <w:r w:rsidRPr="00DF25CA">
              <w:rPr>
                <w:rStyle w:val="Hyperlink"/>
                <w:rFonts w:ascii="Arial Narrow" w:hAnsi="Arial Narrow"/>
                <w:noProof/>
              </w:rPr>
              <w:t>Model Validation</w:t>
            </w:r>
            <w:r w:rsidRPr="00DF25CA">
              <w:rPr>
                <w:noProof/>
                <w:webHidden/>
              </w:rPr>
              <w:tab/>
            </w:r>
            <w:r w:rsidRPr="00DF25CA">
              <w:rPr>
                <w:noProof/>
                <w:webHidden/>
              </w:rPr>
              <w:fldChar w:fldCharType="begin"/>
            </w:r>
            <w:r w:rsidRPr="00DF25CA">
              <w:rPr>
                <w:noProof/>
                <w:webHidden/>
              </w:rPr>
              <w:instrText xml:space="preserve"> PAGEREF _Toc93057778 \h </w:instrText>
            </w:r>
            <w:r w:rsidRPr="00DF25CA">
              <w:rPr>
                <w:noProof/>
                <w:webHidden/>
              </w:rPr>
            </w:r>
            <w:r w:rsidRPr="00DF25CA">
              <w:rPr>
                <w:noProof/>
                <w:webHidden/>
              </w:rPr>
              <w:fldChar w:fldCharType="separate"/>
            </w:r>
            <w:r w:rsidRPr="00DF25CA">
              <w:rPr>
                <w:noProof/>
                <w:webHidden/>
              </w:rPr>
              <w:t>28</w:t>
            </w:r>
            <w:r w:rsidRPr="00DF25CA">
              <w:rPr>
                <w:noProof/>
                <w:webHidden/>
              </w:rPr>
              <w:fldChar w:fldCharType="end"/>
            </w:r>
          </w:hyperlink>
        </w:p>
        <w:p w14:paraId="4EB9BCB9" w14:textId="77777777" w:rsidR="00267805" w:rsidRPr="00DF25CA" w:rsidRDefault="00267805" w:rsidP="00267805">
          <w:pPr>
            <w:pStyle w:val="TOC3"/>
            <w:tabs>
              <w:tab w:val="left" w:pos="1200"/>
              <w:tab w:val="right" w:leader="dot" w:pos="9016"/>
            </w:tabs>
            <w:rPr>
              <w:rFonts w:eastAsiaTheme="minorEastAsia" w:cstheme="minorBidi"/>
              <w:noProof/>
              <w:sz w:val="24"/>
              <w:szCs w:val="24"/>
            </w:rPr>
          </w:pPr>
          <w:hyperlink w:anchor="_Toc93057779" w:history="1">
            <w:r w:rsidRPr="00DF25CA">
              <w:rPr>
                <w:rStyle w:val="Hyperlink"/>
                <w:rFonts w:ascii="Arial Narrow" w:hAnsi="Arial Narrow"/>
                <w:noProof/>
              </w:rPr>
              <w:t>4.2.4</w:t>
            </w:r>
            <w:r w:rsidRPr="00DF25CA">
              <w:rPr>
                <w:rFonts w:eastAsiaTheme="minorEastAsia" w:cstheme="minorBidi"/>
                <w:noProof/>
                <w:sz w:val="24"/>
                <w:szCs w:val="24"/>
              </w:rPr>
              <w:tab/>
            </w:r>
            <w:r w:rsidRPr="00DF25CA">
              <w:rPr>
                <w:rStyle w:val="Hyperlink"/>
                <w:rFonts w:ascii="Arial Narrow" w:hAnsi="Arial Narrow"/>
                <w:noProof/>
              </w:rPr>
              <w:t>Exemple</w:t>
            </w:r>
            <w:r w:rsidRPr="00DF25CA">
              <w:rPr>
                <w:noProof/>
                <w:webHidden/>
              </w:rPr>
              <w:tab/>
            </w:r>
            <w:r w:rsidRPr="00DF25CA">
              <w:rPr>
                <w:noProof/>
                <w:webHidden/>
              </w:rPr>
              <w:fldChar w:fldCharType="begin"/>
            </w:r>
            <w:r w:rsidRPr="00DF25CA">
              <w:rPr>
                <w:noProof/>
                <w:webHidden/>
              </w:rPr>
              <w:instrText xml:space="preserve"> PAGEREF _Toc93057779 \h </w:instrText>
            </w:r>
            <w:r w:rsidRPr="00DF25CA">
              <w:rPr>
                <w:noProof/>
                <w:webHidden/>
              </w:rPr>
            </w:r>
            <w:r w:rsidRPr="00DF25CA">
              <w:rPr>
                <w:noProof/>
                <w:webHidden/>
              </w:rPr>
              <w:fldChar w:fldCharType="separate"/>
            </w:r>
            <w:r w:rsidRPr="00DF25CA">
              <w:rPr>
                <w:noProof/>
                <w:webHidden/>
              </w:rPr>
              <w:t>29</w:t>
            </w:r>
            <w:r w:rsidRPr="00DF25CA">
              <w:rPr>
                <w:noProof/>
                <w:webHidden/>
              </w:rPr>
              <w:fldChar w:fldCharType="end"/>
            </w:r>
          </w:hyperlink>
        </w:p>
        <w:p w14:paraId="4689D741" w14:textId="77777777" w:rsidR="00267805" w:rsidRPr="00DF25CA" w:rsidRDefault="00267805" w:rsidP="00267805">
          <w:pPr>
            <w:pStyle w:val="TOC2"/>
            <w:tabs>
              <w:tab w:val="left" w:pos="960"/>
              <w:tab w:val="right" w:leader="dot" w:pos="9016"/>
            </w:tabs>
            <w:rPr>
              <w:rFonts w:eastAsiaTheme="minorEastAsia" w:cstheme="minorBidi"/>
              <w:b w:val="0"/>
              <w:bCs w:val="0"/>
              <w:noProof/>
              <w:sz w:val="24"/>
              <w:szCs w:val="24"/>
            </w:rPr>
          </w:pPr>
          <w:hyperlink w:anchor="_Toc93057780" w:history="1">
            <w:r w:rsidRPr="00DF25CA">
              <w:rPr>
                <w:rStyle w:val="Hyperlink"/>
                <w:rFonts w:ascii="Arial Narrow" w:hAnsi="Arial Narrow"/>
                <w:noProof/>
              </w:rPr>
              <w:t>4.3</w:t>
            </w:r>
            <w:r w:rsidRPr="00DF25CA">
              <w:rPr>
                <w:rFonts w:eastAsiaTheme="minorEastAsia" w:cstheme="minorBidi"/>
                <w:b w:val="0"/>
                <w:bCs w:val="0"/>
                <w:noProof/>
                <w:sz w:val="24"/>
                <w:szCs w:val="24"/>
              </w:rPr>
              <w:tab/>
            </w:r>
            <w:r w:rsidRPr="00DF25CA">
              <w:rPr>
                <w:rStyle w:val="Hyperlink"/>
                <w:rFonts w:ascii="Arial Narrow" w:hAnsi="Arial Narrow"/>
                <w:noProof/>
              </w:rPr>
              <w:t>Chronogram and execution</w:t>
            </w:r>
            <w:r w:rsidRPr="00DF25CA">
              <w:rPr>
                <w:noProof/>
                <w:webHidden/>
              </w:rPr>
              <w:tab/>
            </w:r>
            <w:r w:rsidRPr="00DF25CA">
              <w:rPr>
                <w:noProof/>
                <w:webHidden/>
              </w:rPr>
              <w:fldChar w:fldCharType="begin"/>
            </w:r>
            <w:r w:rsidRPr="00DF25CA">
              <w:rPr>
                <w:noProof/>
                <w:webHidden/>
              </w:rPr>
              <w:instrText xml:space="preserve"> PAGEREF _Toc93057780 \h </w:instrText>
            </w:r>
            <w:r w:rsidRPr="00DF25CA">
              <w:rPr>
                <w:noProof/>
                <w:webHidden/>
              </w:rPr>
            </w:r>
            <w:r w:rsidRPr="00DF25CA">
              <w:rPr>
                <w:noProof/>
                <w:webHidden/>
              </w:rPr>
              <w:fldChar w:fldCharType="separate"/>
            </w:r>
            <w:r w:rsidRPr="00DF25CA">
              <w:rPr>
                <w:noProof/>
                <w:webHidden/>
              </w:rPr>
              <w:t>29</w:t>
            </w:r>
            <w:r w:rsidRPr="00DF25CA">
              <w:rPr>
                <w:noProof/>
                <w:webHidden/>
              </w:rPr>
              <w:fldChar w:fldCharType="end"/>
            </w:r>
          </w:hyperlink>
        </w:p>
        <w:p w14:paraId="3113AE7B" w14:textId="77777777" w:rsidR="00267805" w:rsidRPr="00DF25CA" w:rsidRDefault="00267805" w:rsidP="00267805">
          <w:pPr>
            <w:pStyle w:val="TOC1"/>
            <w:tabs>
              <w:tab w:val="left" w:pos="480"/>
              <w:tab w:val="right" w:leader="dot" w:pos="9016"/>
            </w:tabs>
            <w:rPr>
              <w:rFonts w:eastAsiaTheme="minorEastAsia" w:cstheme="minorBidi"/>
              <w:b w:val="0"/>
              <w:bCs w:val="0"/>
              <w:i w:val="0"/>
              <w:iCs w:val="0"/>
              <w:noProof/>
            </w:rPr>
          </w:pPr>
          <w:hyperlink w:anchor="_Toc93057781" w:history="1">
            <w:r w:rsidRPr="00DF25CA">
              <w:rPr>
                <w:rStyle w:val="Hyperlink"/>
                <w:noProof/>
              </w:rPr>
              <w:t>5</w:t>
            </w:r>
            <w:r w:rsidRPr="00DF25CA">
              <w:rPr>
                <w:rFonts w:eastAsiaTheme="minorEastAsia" w:cstheme="minorBidi"/>
                <w:b w:val="0"/>
                <w:bCs w:val="0"/>
                <w:i w:val="0"/>
                <w:iCs w:val="0"/>
                <w:noProof/>
              </w:rPr>
              <w:tab/>
            </w:r>
            <w:r w:rsidRPr="00DF25CA">
              <w:rPr>
                <w:rStyle w:val="Hyperlink"/>
                <w:noProof/>
              </w:rPr>
              <w:t>Technical Viability</w:t>
            </w:r>
            <w:r w:rsidRPr="00DF25CA">
              <w:rPr>
                <w:noProof/>
                <w:webHidden/>
              </w:rPr>
              <w:tab/>
            </w:r>
            <w:r w:rsidRPr="00DF25CA">
              <w:rPr>
                <w:noProof/>
                <w:webHidden/>
              </w:rPr>
              <w:fldChar w:fldCharType="begin"/>
            </w:r>
            <w:r w:rsidRPr="00DF25CA">
              <w:rPr>
                <w:noProof/>
                <w:webHidden/>
              </w:rPr>
              <w:instrText xml:space="preserve"> PAGEREF _Toc93057781 \h </w:instrText>
            </w:r>
            <w:r w:rsidRPr="00DF25CA">
              <w:rPr>
                <w:noProof/>
                <w:webHidden/>
              </w:rPr>
            </w:r>
            <w:r w:rsidRPr="00DF25CA">
              <w:rPr>
                <w:noProof/>
                <w:webHidden/>
              </w:rPr>
              <w:fldChar w:fldCharType="separate"/>
            </w:r>
            <w:r w:rsidRPr="00DF25CA">
              <w:rPr>
                <w:noProof/>
                <w:webHidden/>
              </w:rPr>
              <w:t>29</w:t>
            </w:r>
            <w:r w:rsidRPr="00DF25CA">
              <w:rPr>
                <w:noProof/>
                <w:webHidden/>
              </w:rPr>
              <w:fldChar w:fldCharType="end"/>
            </w:r>
          </w:hyperlink>
        </w:p>
        <w:p w14:paraId="5B1984AA" w14:textId="77777777" w:rsidR="00267805" w:rsidRPr="00DF25CA" w:rsidRDefault="00267805" w:rsidP="00267805">
          <w:pPr>
            <w:pStyle w:val="TOC2"/>
            <w:tabs>
              <w:tab w:val="left" w:pos="960"/>
              <w:tab w:val="right" w:leader="dot" w:pos="9016"/>
            </w:tabs>
            <w:rPr>
              <w:rFonts w:eastAsiaTheme="minorEastAsia" w:cstheme="minorBidi"/>
              <w:b w:val="0"/>
              <w:bCs w:val="0"/>
              <w:noProof/>
              <w:sz w:val="24"/>
              <w:szCs w:val="24"/>
            </w:rPr>
          </w:pPr>
          <w:hyperlink w:anchor="_Toc93057782" w:history="1">
            <w:r w:rsidRPr="00DF25CA">
              <w:rPr>
                <w:rStyle w:val="Hyperlink"/>
                <w:rFonts w:ascii="Arial Narrow" w:hAnsi="Arial Narrow"/>
                <w:noProof/>
              </w:rPr>
              <w:t>5.1</w:t>
            </w:r>
            <w:r w:rsidRPr="00DF25CA">
              <w:rPr>
                <w:rFonts w:eastAsiaTheme="minorEastAsia" w:cstheme="minorBidi"/>
                <w:b w:val="0"/>
                <w:bCs w:val="0"/>
                <w:noProof/>
                <w:sz w:val="24"/>
                <w:szCs w:val="24"/>
              </w:rPr>
              <w:tab/>
            </w:r>
            <w:r w:rsidRPr="00DF25CA">
              <w:rPr>
                <w:rStyle w:val="Hyperlink"/>
                <w:rFonts w:ascii="Arial Narrow" w:hAnsi="Arial Narrow"/>
                <w:noProof/>
              </w:rPr>
              <w:t>Specifications and technical characteristics</w:t>
            </w:r>
            <w:r w:rsidRPr="00DF25CA">
              <w:rPr>
                <w:noProof/>
                <w:webHidden/>
              </w:rPr>
              <w:tab/>
            </w:r>
            <w:r w:rsidRPr="00DF25CA">
              <w:rPr>
                <w:noProof/>
                <w:webHidden/>
              </w:rPr>
              <w:fldChar w:fldCharType="begin"/>
            </w:r>
            <w:r w:rsidRPr="00DF25CA">
              <w:rPr>
                <w:noProof/>
                <w:webHidden/>
              </w:rPr>
              <w:instrText xml:space="preserve"> PAGEREF _Toc93057782 \h </w:instrText>
            </w:r>
            <w:r w:rsidRPr="00DF25CA">
              <w:rPr>
                <w:noProof/>
                <w:webHidden/>
              </w:rPr>
            </w:r>
            <w:r w:rsidRPr="00DF25CA">
              <w:rPr>
                <w:noProof/>
                <w:webHidden/>
              </w:rPr>
              <w:fldChar w:fldCharType="separate"/>
            </w:r>
            <w:r w:rsidRPr="00DF25CA">
              <w:rPr>
                <w:noProof/>
                <w:webHidden/>
              </w:rPr>
              <w:t>29</w:t>
            </w:r>
            <w:r w:rsidRPr="00DF25CA">
              <w:rPr>
                <w:noProof/>
                <w:webHidden/>
              </w:rPr>
              <w:fldChar w:fldCharType="end"/>
            </w:r>
          </w:hyperlink>
        </w:p>
        <w:p w14:paraId="7D0361BE" w14:textId="77777777" w:rsidR="00267805" w:rsidRPr="00DF25CA" w:rsidRDefault="00267805" w:rsidP="00267805">
          <w:pPr>
            <w:pStyle w:val="TOC2"/>
            <w:tabs>
              <w:tab w:val="left" w:pos="960"/>
              <w:tab w:val="right" w:leader="dot" w:pos="9016"/>
            </w:tabs>
            <w:rPr>
              <w:rFonts w:eastAsiaTheme="minorEastAsia" w:cstheme="minorBidi"/>
              <w:b w:val="0"/>
              <w:bCs w:val="0"/>
              <w:noProof/>
              <w:sz w:val="24"/>
              <w:szCs w:val="24"/>
            </w:rPr>
          </w:pPr>
          <w:hyperlink w:anchor="_Toc93057783" w:history="1">
            <w:r w:rsidRPr="00DF25CA">
              <w:rPr>
                <w:rStyle w:val="Hyperlink"/>
                <w:rFonts w:ascii="Arial Narrow" w:hAnsi="Arial Narrow"/>
                <w:noProof/>
              </w:rPr>
              <w:t>5.2</w:t>
            </w:r>
            <w:r w:rsidRPr="00DF25CA">
              <w:rPr>
                <w:rFonts w:eastAsiaTheme="minorEastAsia" w:cstheme="minorBidi"/>
                <w:b w:val="0"/>
                <w:bCs w:val="0"/>
                <w:noProof/>
                <w:sz w:val="24"/>
                <w:szCs w:val="24"/>
              </w:rPr>
              <w:tab/>
            </w:r>
            <w:r w:rsidRPr="00DF25CA">
              <w:rPr>
                <w:rStyle w:val="Hyperlink"/>
                <w:rFonts w:ascii="Arial Narrow" w:hAnsi="Arial Narrow"/>
                <w:noProof/>
              </w:rPr>
              <w:t>DAFO</w:t>
            </w:r>
            <w:r w:rsidRPr="00DF25CA">
              <w:rPr>
                <w:noProof/>
                <w:webHidden/>
              </w:rPr>
              <w:tab/>
            </w:r>
            <w:r w:rsidRPr="00DF25CA">
              <w:rPr>
                <w:noProof/>
                <w:webHidden/>
              </w:rPr>
              <w:fldChar w:fldCharType="begin"/>
            </w:r>
            <w:r w:rsidRPr="00DF25CA">
              <w:rPr>
                <w:noProof/>
                <w:webHidden/>
              </w:rPr>
              <w:instrText xml:space="preserve"> PAGEREF _Toc93057783 \h </w:instrText>
            </w:r>
            <w:r w:rsidRPr="00DF25CA">
              <w:rPr>
                <w:noProof/>
                <w:webHidden/>
              </w:rPr>
            </w:r>
            <w:r w:rsidRPr="00DF25CA">
              <w:rPr>
                <w:noProof/>
                <w:webHidden/>
              </w:rPr>
              <w:fldChar w:fldCharType="separate"/>
            </w:r>
            <w:r w:rsidRPr="00DF25CA">
              <w:rPr>
                <w:noProof/>
                <w:webHidden/>
              </w:rPr>
              <w:t>29</w:t>
            </w:r>
            <w:r w:rsidRPr="00DF25CA">
              <w:rPr>
                <w:noProof/>
                <w:webHidden/>
              </w:rPr>
              <w:fldChar w:fldCharType="end"/>
            </w:r>
          </w:hyperlink>
        </w:p>
        <w:p w14:paraId="05C9BD1F" w14:textId="77777777" w:rsidR="00267805" w:rsidRPr="00DF25CA" w:rsidRDefault="00267805" w:rsidP="00267805">
          <w:pPr>
            <w:pStyle w:val="TOC1"/>
            <w:tabs>
              <w:tab w:val="left" w:pos="480"/>
              <w:tab w:val="right" w:leader="dot" w:pos="9016"/>
            </w:tabs>
            <w:rPr>
              <w:rFonts w:eastAsiaTheme="minorEastAsia" w:cstheme="minorBidi"/>
              <w:b w:val="0"/>
              <w:bCs w:val="0"/>
              <w:i w:val="0"/>
              <w:iCs w:val="0"/>
              <w:noProof/>
            </w:rPr>
          </w:pPr>
          <w:hyperlink w:anchor="_Toc93057784" w:history="1">
            <w:r w:rsidRPr="00DF25CA">
              <w:rPr>
                <w:rStyle w:val="Hyperlink"/>
                <w:noProof/>
              </w:rPr>
              <w:t>6</w:t>
            </w:r>
            <w:r w:rsidRPr="00DF25CA">
              <w:rPr>
                <w:rFonts w:eastAsiaTheme="minorEastAsia" w:cstheme="minorBidi"/>
                <w:b w:val="0"/>
                <w:bCs w:val="0"/>
                <w:i w:val="0"/>
                <w:iCs w:val="0"/>
                <w:noProof/>
              </w:rPr>
              <w:tab/>
            </w:r>
            <w:r w:rsidRPr="00DF25CA">
              <w:rPr>
                <w:rStyle w:val="Hyperlink"/>
                <w:noProof/>
              </w:rPr>
              <w:t>Economic viability</w:t>
            </w:r>
            <w:r w:rsidRPr="00DF25CA">
              <w:rPr>
                <w:noProof/>
                <w:webHidden/>
              </w:rPr>
              <w:tab/>
            </w:r>
            <w:r w:rsidRPr="00DF25CA">
              <w:rPr>
                <w:noProof/>
                <w:webHidden/>
              </w:rPr>
              <w:fldChar w:fldCharType="begin"/>
            </w:r>
            <w:r w:rsidRPr="00DF25CA">
              <w:rPr>
                <w:noProof/>
                <w:webHidden/>
              </w:rPr>
              <w:instrText xml:space="preserve"> PAGEREF _Toc93057784 \h </w:instrText>
            </w:r>
            <w:r w:rsidRPr="00DF25CA">
              <w:rPr>
                <w:noProof/>
                <w:webHidden/>
              </w:rPr>
            </w:r>
            <w:r w:rsidRPr="00DF25CA">
              <w:rPr>
                <w:noProof/>
                <w:webHidden/>
              </w:rPr>
              <w:fldChar w:fldCharType="separate"/>
            </w:r>
            <w:r w:rsidRPr="00DF25CA">
              <w:rPr>
                <w:noProof/>
                <w:webHidden/>
              </w:rPr>
              <w:t>29</w:t>
            </w:r>
            <w:r w:rsidRPr="00DF25CA">
              <w:rPr>
                <w:noProof/>
                <w:webHidden/>
              </w:rPr>
              <w:fldChar w:fldCharType="end"/>
            </w:r>
          </w:hyperlink>
        </w:p>
        <w:p w14:paraId="276914EC" w14:textId="77777777" w:rsidR="00267805" w:rsidRPr="00DF25CA" w:rsidRDefault="00267805" w:rsidP="00267805">
          <w:pPr>
            <w:pStyle w:val="TOC1"/>
            <w:tabs>
              <w:tab w:val="left" w:pos="480"/>
              <w:tab w:val="right" w:leader="dot" w:pos="9016"/>
            </w:tabs>
            <w:rPr>
              <w:rFonts w:eastAsiaTheme="minorEastAsia" w:cstheme="minorBidi"/>
              <w:b w:val="0"/>
              <w:bCs w:val="0"/>
              <w:i w:val="0"/>
              <w:iCs w:val="0"/>
              <w:noProof/>
            </w:rPr>
          </w:pPr>
          <w:hyperlink w:anchor="_Toc93057785" w:history="1">
            <w:r w:rsidRPr="00DF25CA">
              <w:rPr>
                <w:rStyle w:val="Hyperlink"/>
                <w:noProof/>
              </w:rPr>
              <w:t>7</w:t>
            </w:r>
            <w:r w:rsidRPr="00DF25CA">
              <w:rPr>
                <w:rFonts w:eastAsiaTheme="minorEastAsia" w:cstheme="minorBidi"/>
                <w:b w:val="0"/>
                <w:bCs w:val="0"/>
                <w:i w:val="0"/>
                <w:iCs w:val="0"/>
                <w:noProof/>
              </w:rPr>
              <w:tab/>
            </w:r>
            <w:r w:rsidRPr="00DF25CA">
              <w:rPr>
                <w:rStyle w:val="Hyperlink"/>
                <w:noProof/>
              </w:rPr>
              <w:t>Legal aspects</w:t>
            </w:r>
            <w:r w:rsidRPr="00DF25CA">
              <w:rPr>
                <w:noProof/>
                <w:webHidden/>
              </w:rPr>
              <w:tab/>
            </w:r>
            <w:r w:rsidRPr="00DF25CA">
              <w:rPr>
                <w:noProof/>
                <w:webHidden/>
              </w:rPr>
              <w:fldChar w:fldCharType="begin"/>
            </w:r>
            <w:r w:rsidRPr="00DF25CA">
              <w:rPr>
                <w:noProof/>
                <w:webHidden/>
              </w:rPr>
              <w:instrText xml:space="preserve"> PAGEREF _Toc93057785 \h </w:instrText>
            </w:r>
            <w:r w:rsidRPr="00DF25CA">
              <w:rPr>
                <w:noProof/>
                <w:webHidden/>
              </w:rPr>
            </w:r>
            <w:r w:rsidRPr="00DF25CA">
              <w:rPr>
                <w:noProof/>
                <w:webHidden/>
              </w:rPr>
              <w:fldChar w:fldCharType="separate"/>
            </w:r>
            <w:r w:rsidRPr="00DF25CA">
              <w:rPr>
                <w:noProof/>
                <w:webHidden/>
              </w:rPr>
              <w:t>29</w:t>
            </w:r>
            <w:r w:rsidRPr="00DF25CA">
              <w:rPr>
                <w:noProof/>
                <w:webHidden/>
              </w:rPr>
              <w:fldChar w:fldCharType="end"/>
            </w:r>
          </w:hyperlink>
        </w:p>
        <w:p w14:paraId="0554603A" w14:textId="77777777" w:rsidR="00267805" w:rsidRPr="00DF25CA" w:rsidRDefault="00267805" w:rsidP="00267805">
          <w:pPr>
            <w:pStyle w:val="TOC1"/>
            <w:tabs>
              <w:tab w:val="left" w:pos="480"/>
              <w:tab w:val="right" w:leader="dot" w:pos="9016"/>
            </w:tabs>
            <w:rPr>
              <w:rFonts w:eastAsiaTheme="minorEastAsia" w:cstheme="minorBidi"/>
              <w:b w:val="0"/>
              <w:bCs w:val="0"/>
              <w:i w:val="0"/>
              <w:iCs w:val="0"/>
              <w:noProof/>
            </w:rPr>
          </w:pPr>
          <w:hyperlink w:anchor="_Toc93057786" w:history="1">
            <w:r w:rsidRPr="00DF25CA">
              <w:rPr>
                <w:rStyle w:val="Hyperlink"/>
                <w:noProof/>
              </w:rPr>
              <w:t>8</w:t>
            </w:r>
            <w:r w:rsidRPr="00DF25CA">
              <w:rPr>
                <w:rFonts w:eastAsiaTheme="minorEastAsia" w:cstheme="minorBidi"/>
                <w:b w:val="0"/>
                <w:bCs w:val="0"/>
                <w:i w:val="0"/>
                <w:iCs w:val="0"/>
                <w:noProof/>
              </w:rPr>
              <w:tab/>
            </w:r>
            <w:r w:rsidRPr="00DF25CA">
              <w:rPr>
                <w:rStyle w:val="Hyperlink"/>
                <w:noProof/>
              </w:rPr>
              <w:t>Discussion and Future Prospects</w:t>
            </w:r>
            <w:r w:rsidRPr="00DF25CA">
              <w:rPr>
                <w:noProof/>
                <w:webHidden/>
              </w:rPr>
              <w:tab/>
            </w:r>
            <w:r w:rsidRPr="00DF25CA">
              <w:rPr>
                <w:noProof/>
                <w:webHidden/>
              </w:rPr>
              <w:fldChar w:fldCharType="begin"/>
            </w:r>
            <w:r w:rsidRPr="00DF25CA">
              <w:rPr>
                <w:noProof/>
                <w:webHidden/>
              </w:rPr>
              <w:instrText xml:space="preserve"> PAGEREF _Toc93057786 \h </w:instrText>
            </w:r>
            <w:r w:rsidRPr="00DF25CA">
              <w:rPr>
                <w:noProof/>
                <w:webHidden/>
              </w:rPr>
            </w:r>
            <w:r w:rsidRPr="00DF25CA">
              <w:rPr>
                <w:noProof/>
                <w:webHidden/>
              </w:rPr>
              <w:fldChar w:fldCharType="separate"/>
            </w:r>
            <w:r w:rsidRPr="00DF25CA">
              <w:rPr>
                <w:noProof/>
                <w:webHidden/>
              </w:rPr>
              <w:t>31</w:t>
            </w:r>
            <w:r w:rsidRPr="00DF25CA">
              <w:rPr>
                <w:noProof/>
                <w:webHidden/>
              </w:rPr>
              <w:fldChar w:fldCharType="end"/>
            </w:r>
          </w:hyperlink>
        </w:p>
        <w:p w14:paraId="10FC5748" w14:textId="77777777" w:rsidR="00267805" w:rsidRPr="00DF25CA" w:rsidRDefault="00267805" w:rsidP="00267805">
          <w:pPr>
            <w:pStyle w:val="TOC2"/>
            <w:tabs>
              <w:tab w:val="left" w:pos="960"/>
              <w:tab w:val="right" w:leader="dot" w:pos="9016"/>
            </w:tabs>
            <w:rPr>
              <w:rFonts w:eastAsiaTheme="minorEastAsia" w:cstheme="minorBidi"/>
              <w:b w:val="0"/>
              <w:bCs w:val="0"/>
              <w:noProof/>
              <w:sz w:val="24"/>
              <w:szCs w:val="24"/>
            </w:rPr>
          </w:pPr>
          <w:hyperlink w:anchor="_Toc93057787" w:history="1">
            <w:r w:rsidRPr="00DF25CA">
              <w:rPr>
                <w:rStyle w:val="Hyperlink"/>
                <w:rFonts w:ascii="Arial Narrow" w:hAnsi="Arial Narrow"/>
                <w:noProof/>
              </w:rPr>
              <w:t>8.1</w:t>
            </w:r>
            <w:r w:rsidRPr="00DF25CA">
              <w:rPr>
                <w:rFonts w:eastAsiaTheme="minorEastAsia" w:cstheme="minorBidi"/>
                <w:b w:val="0"/>
                <w:bCs w:val="0"/>
                <w:noProof/>
                <w:sz w:val="24"/>
                <w:szCs w:val="24"/>
              </w:rPr>
              <w:tab/>
            </w:r>
            <w:r w:rsidRPr="00DF25CA">
              <w:rPr>
                <w:rStyle w:val="Hyperlink"/>
                <w:rFonts w:ascii="Arial Narrow" w:hAnsi="Arial Narrow"/>
                <w:noProof/>
              </w:rPr>
              <w:t>Implications</w:t>
            </w:r>
            <w:r w:rsidRPr="00DF25CA">
              <w:rPr>
                <w:noProof/>
                <w:webHidden/>
              </w:rPr>
              <w:tab/>
            </w:r>
            <w:r w:rsidRPr="00DF25CA">
              <w:rPr>
                <w:noProof/>
                <w:webHidden/>
              </w:rPr>
              <w:fldChar w:fldCharType="begin"/>
            </w:r>
            <w:r w:rsidRPr="00DF25CA">
              <w:rPr>
                <w:noProof/>
                <w:webHidden/>
              </w:rPr>
              <w:instrText xml:space="preserve"> PAGEREF _Toc93057787 \h </w:instrText>
            </w:r>
            <w:r w:rsidRPr="00DF25CA">
              <w:rPr>
                <w:noProof/>
                <w:webHidden/>
              </w:rPr>
            </w:r>
            <w:r w:rsidRPr="00DF25CA">
              <w:rPr>
                <w:noProof/>
                <w:webHidden/>
              </w:rPr>
              <w:fldChar w:fldCharType="separate"/>
            </w:r>
            <w:r w:rsidRPr="00DF25CA">
              <w:rPr>
                <w:noProof/>
                <w:webHidden/>
              </w:rPr>
              <w:t>31</w:t>
            </w:r>
            <w:r w:rsidRPr="00DF25CA">
              <w:rPr>
                <w:noProof/>
                <w:webHidden/>
              </w:rPr>
              <w:fldChar w:fldCharType="end"/>
            </w:r>
          </w:hyperlink>
        </w:p>
        <w:p w14:paraId="3BAD2033" w14:textId="77777777" w:rsidR="00267805" w:rsidRPr="00DF25CA" w:rsidRDefault="00267805" w:rsidP="00267805">
          <w:pPr>
            <w:pStyle w:val="TOC2"/>
            <w:tabs>
              <w:tab w:val="left" w:pos="960"/>
              <w:tab w:val="right" w:leader="dot" w:pos="9016"/>
            </w:tabs>
            <w:rPr>
              <w:rFonts w:eastAsiaTheme="minorEastAsia" w:cstheme="minorBidi"/>
              <w:b w:val="0"/>
              <w:bCs w:val="0"/>
              <w:noProof/>
              <w:sz w:val="24"/>
              <w:szCs w:val="24"/>
            </w:rPr>
          </w:pPr>
          <w:hyperlink w:anchor="_Toc93057788" w:history="1">
            <w:r w:rsidRPr="00DF25CA">
              <w:rPr>
                <w:rStyle w:val="Hyperlink"/>
                <w:rFonts w:ascii="Arial Narrow" w:hAnsi="Arial Narrow"/>
                <w:noProof/>
              </w:rPr>
              <w:t>8.2</w:t>
            </w:r>
            <w:r w:rsidRPr="00DF25CA">
              <w:rPr>
                <w:rFonts w:eastAsiaTheme="minorEastAsia" w:cstheme="minorBidi"/>
                <w:b w:val="0"/>
                <w:bCs w:val="0"/>
                <w:noProof/>
                <w:sz w:val="24"/>
                <w:szCs w:val="24"/>
              </w:rPr>
              <w:tab/>
            </w:r>
            <w:r w:rsidRPr="00DF25CA">
              <w:rPr>
                <w:rStyle w:val="Hyperlink"/>
                <w:rFonts w:ascii="Arial Narrow" w:hAnsi="Arial Narrow"/>
                <w:noProof/>
              </w:rPr>
              <w:t>Limitations</w:t>
            </w:r>
            <w:r w:rsidRPr="00DF25CA">
              <w:rPr>
                <w:noProof/>
                <w:webHidden/>
              </w:rPr>
              <w:tab/>
            </w:r>
            <w:r w:rsidRPr="00DF25CA">
              <w:rPr>
                <w:noProof/>
                <w:webHidden/>
              </w:rPr>
              <w:fldChar w:fldCharType="begin"/>
            </w:r>
            <w:r w:rsidRPr="00DF25CA">
              <w:rPr>
                <w:noProof/>
                <w:webHidden/>
              </w:rPr>
              <w:instrText xml:space="preserve"> PAGEREF _Toc93057788 \h </w:instrText>
            </w:r>
            <w:r w:rsidRPr="00DF25CA">
              <w:rPr>
                <w:noProof/>
                <w:webHidden/>
              </w:rPr>
            </w:r>
            <w:r w:rsidRPr="00DF25CA">
              <w:rPr>
                <w:noProof/>
                <w:webHidden/>
              </w:rPr>
              <w:fldChar w:fldCharType="separate"/>
            </w:r>
            <w:r w:rsidRPr="00DF25CA">
              <w:rPr>
                <w:noProof/>
                <w:webHidden/>
              </w:rPr>
              <w:t>31</w:t>
            </w:r>
            <w:r w:rsidRPr="00DF25CA">
              <w:rPr>
                <w:noProof/>
                <w:webHidden/>
              </w:rPr>
              <w:fldChar w:fldCharType="end"/>
            </w:r>
          </w:hyperlink>
        </w:p>
        <w:p w14:paraId="7BB92375" w14:textId="77777777" w:rsidR="00267805" w:rsidRPr="00DF25CA" w:rsidRDefault="00267805" w:rsidP="00267805">
          <w:pPr>
            <w:pStyle w:val="TOC2"/>
            <w:tabs>
              <w:tab w:val="left" w:pos="960"/>
              <w:tab w:val="right" w:leader="dot" w:pos="9016"/>
            </w:tabs>
            <w:rPr>
              <w:rFonts w:eastAsiaTheme="minorEastAsia" w:cstheme="minorBidi"/>
              <w:b w:val="0"/>
              <w:bCs w:val="0"/>
              <w:noProof/>
              <w:sz w:val="24"/>
              <w:szCs w:val="24"/>
            </w:rPr>
          </w:pPr>
          <w:hyperlink w:anchor="_Toc93057789" w:history="1">
            <w:r w:rsidRPr="00DF25CA">
              <w:rPr>
                <w:rStyle w:val="Hyperlink"/>
                <w:rFonts w:ascii="Arial Narrow" w:hAnsi="Arial Narrow"/>
                <w:noProof/>
              </w:rPr>
              <w:t>8.3</w:t>
            </w:r>
            <w:r w:rsidRPr="00DF25CA">
              <w:rPr>
                <w:rFonts w:eastAsiaTheme="minorEastAsia" w:cstheme="minorBidi"/>
                <w:b w:val="0"/>
                <w:bCs w:val="0"/>
                <w:noProof/>
                <w:sz w:val="24"/>
                <w:szCs w:val="24"/>
              </w:rPr>
              <w:tab/>
            </w:r>
            <w:r w:rsidRPr="00DF25CA">
              <w:rPr>
                <w:rStyle w:val="Hyperlink"/>
                <w:rFonts w:ascii="Arial Narrow" w:hAnsi="Arial Narrow"/>
                <w:noProof/>
              </w:rPr>
              <w:t>recomendations</w:t>
            </w:r>
            <w:r w:rsidRPr="00DF25CA">
              <w:rPr>
                <w:noProof/>
                <w:webHidden/>
              </w:rPr>
              <w:tab/>
            </w:r>
            <w:r w:rsidRPr="00DF25CA">
              <w:rPr>
                <w:noProof/>
                <w:webHidden/>
              </w:rPr>
              <w:fldChar w:fldCharType="begin"/>
            </w:r>
            <w:r w:rsidRPr="00DF25CA">
              <w:rPr>
                <w:noProof/>
                <w:webHidden/>
              </w:rPr>
              <w:instrText xml:space="preserve"> PAGEREF _Toc93057789 \h </w:instrText>
            </w:r>
            <w:r w:rsidRPr="00DF25CA">
              <w:rPr>
                <w:noProof/>
                <w:webHidden/>
              </w:rPr>
            </w:r>
            <w:r w:rsidRPr="00DF25CA">
              <w:rPr>
                <w:noProof/>
                <w:webHidden/>
              </w:rPr>
              <w:fldChar w:fldCharType="separate"/>
            </w:r>
            <w:r w:rsidRPr="00DF25CA">
              <w:rPr>
                <w:noProof/>
                <w:webHidden/>
              </w:rPr>
              <w:t>32</w:t>
            </w:r>
            <w:r w:rsidRPr="00DF25CA">
              <w:rPr>
                <w:noProof/>
                <w:webHidden/>
              </w:rPr>
              <w:fldChar w:fldCharType="end"/>
            </w:r>
          </w:hyperlink>
        </w:p>
        <w:p w14:paraId="08924508" w14:textId="77777777" w:rsidR="00267805" w:rsidRPr="00DF25CA" w:rsidRDefault="00267805" w:rsidP="00267805">
          <w:pPr>
            <w:pStyle w:val="TOC1"/>
            <w:tabs>
              <w:tab w:val="left" w:pos="480"/>
              <w:tab w:val="right" w:leader="dot" w:pos="9016"/>
            </w:tabs>
            <w:rPr>
              <w:rFonts w:eastAsiaTheme="minorEastAsia" w:cstheme="minorBidi"/>
              <w:b w:val="0"/>
              <w:bCs w:val="0"/>
              <w:i w:val="0"/>
              <w:iCs w:val="0"/>
              <w:noProof/>
            </w:rPr>
          </w:pPr>
          <w:hyperlink w:anchor="_Toc93057790" w:history="1">
            <w:r w:rsidRPr="00DF25CA">
              <w:rPr>
                <w:rStyle w:val="Hyperlink"/>
                <w:noProof/>
              </w:rPr>
              <w:t>9</w:t>
            </w:r>
            <w:r w:rsidRPr="00DF25CA">
              <w:rPr>
                <w:rFonts w:eastAsiaTheme="minorEastAsia" w:cstheme="minorBidi"/>
                <w:b w:val="0"/>
                <w:bCs w:val="0"/>
                <w:i w:val="0"/>
                <w:iCs w:val="0"/>
                <w:noProof/>
              </w:rPr>
              <w:tab/>
            </w:r>
            <w:r w:rsidRPr="00DF25CA">
              <w:rPr>
                <w:rStyle w:val="Hyperlink"/>
                <w:noProof/>
              </w:rPr>
              <w:t>Bibliography</w:t>
            </w:r>
            <w:r w:rsidRPr="00DF25CA">
              <w:rPr>
                <w:noProof/>
                <w:webHidden/>
              </w:rPr>
              <w:tab/>
            </w:r>
            <w:r w:rsidRPr="00DF25CA">
              <w:rPr>
                <w:noProof/>
                <w:webHidden/>
              </w:rPr>
              <w:fldChar w:fldCharType="begin"/>
            </w:r>
            <w:r w:rsidRPr="00DF25CA">
              <w:rPr>
                <w:noProof/>
                <w:webHidden/>
              </w:rPr>
              <w:instrText xml:space="preserve"> PAGEREF _Toc93057790 \h </w:instrText>
            </w:r>
            <w:r w:rsidRPr="00DF25CA">
              <w:rPr>
                <w:noProof/>
                <w:webHidden/>
              </w:rPr>
            </w:r>
            <w:r w:rsidRPr="00DF25CA">
              <w:rPr>
                <w:noProof/>
                <w:webHidden/>
              </w:rPr>
              <w:fldChar w:fldCharType="separate"/>
            </w:r>
            <w:r w:rsidRPr="00DF25CA">
              <w:rPr>
                <w:noProof/>
                <w:webHidden/>
              </w:rPr>
              <w:t>32</w:t>
            </w:r>
            <w:r w:rsidRPr="00DF25CA">
              <w:rPr>
                <w:noProof/>
                <w:webHidden/>
              </w:rPr>
              <w:fldChar w:fldCharType="end"/>
            </w:r>
          </w:hyperlink>
        </w:p>
        <w:p w14:paraId="6E6EEB64" w14:textId="77777777" w:rsidR="00267805" w:rsidRPr="00DF25CA" w:rsidRDefault="00267805" w:rsidP="00267805">
          <w:pPr>
            <w:pStyle w:val="TOC1"/>
            <w:tabs>
              <w:tab w:val="left" w:pos="720"/>
              <w:tab w:val="right" w:leader="dot" w:pos="9016"/>
            </w:tabs>
            <w:rPr>
              <w:rFonts w:eastAsiaTheme="minorEastAsia" w:cstheme="minorBidi"/>
              <w:b w:val="0"/>
              <w:bCs w:val="0"/>
              <w:i w:val="0"/>
              <w:iCs w:val="0"/>
              <w:noProof/>
            </w:rPr>
          </w:pPr>
          <w:hyperlink w:anchor="_Toc93057791" w:history="1">
            <w:r w:rsidRPr="00DF25CA">
              <w:rPr>
                <w:rStyle w:val="Hyperlink"/>
                <w:noProof/>
              </w:rPr>
              <w:t>10</w:t>
            </w:r>
            <w:r w:rsidRPr="00DF25CA">
              <w:rPr>
                <w:rFonts w:eastAsiaTheme="minorEastAsia" w:cstheme="minorBidi"/>
                <w:b w:val="0"/>
                <w:bCs w:val="0"/>
                <w:i w:val="0"/>
                <w:iCs w:val="0"/>
                <w:noProof/>
              </w:rPr>
              <w:tab/>
            </w:r>
            <w:r w:rsidRPr="00DF25CA">
              <w:rPr>
                <w:rStyle w:val="Hyperlink"/>
                <w:noProof/>
              </w:rPr>
              <w:t>Annex</w:t>
            </w:r>
            <w:r w:rsidRPr="00DF25CA">
              <w:rPr>
                <w:noProof/>
                <w:webHidden/>
              </w:rPr>
              <w:tab/>
            </w:r>
            <w:r w:rsidRPr="00DF25CA">
              <w:rPr>
                <w:noProof/>
                <w:webHidden/>
              </w:rPr>
              <w:fldChar w:fldCharType="begin"/>
            </w:r>
            <w:r w:rsidRPr="00DF25CA">
              <w:rPr>
                <w:noProof/>
                <w:webHidden/>
              </w:rPr>
              <w:instrText xml:space="preserve"> PAGEREF _Toc93057791 \h </w:instrText>
            </w:r>
            <w:r w:rsidRPr="00DF25CA">
              <w:rPr>
                <w:noProof/>
                <w:webHidden/>
              </w:rPr>
            </w:r>
            <w:r w:rsidRPr="00DF25CA">
              <w:rPr>
                <w:noProof/>
                <w:webHidden/>
              </w:rPr>
              <w:fldChar w:fldCharType="separate"/>
            </w:r>
            <w:r w:rsidRPr="00DF25CA">
              <w:rPr>
                <w:noProof/>
                <w:webHidden/>
              </w:rPr>
              <w:t>34</w:t>
            </w:r>
            <w:r w:rsidRPr="00DF25CA">
              <w:rPr>
                <w:noProof/>
                <w:webHidden/>
              </w:rPr>
              <w:fldChar w:fldCharType="end"/>
            </w:r>
          </w:hyperlink>
        </w:p>
        <w:p w14:paraId="304950F8" w14:textId="77777777" w:rsidR="00267805" w:rsidRPr="00DF25CA" w:rsidRDefault="00267805" w:rsidP="00267805">
          <w:r w:rsidRPr="00DF25CA">
            <w:rPr>
              <w:rFonts w:asciiTheme="minorHAnsi" w:hAnsiTheme="minorHAnsi" w:cstheme="minorHAnsi"/>
              <w:i/>
              <w:iCs/>
            </w:rPr>
            <w:fldChar w:fldCharType="end"/>
          </w:r>
        </w:p>
      </w:sdtContent>
    </w:sdt>
    <w:p w14:paraId="07B3F477" w14:textId="77777777" w:rsidR="00267805" w:rsidRPr="00DF25CA" w:rsidRDefault="00267805" w:rsidP="00267805">
      <w:pPr>
        <w:rPr>
          <w:rFonts w:ascii="Arial" w:hAnsi="Arial" w:cs="Arial"/>
          <w:b/>
          <w:sz w:val="44"/>
          <w:szCs w:val="44"/>
        </w:rPr>
      </w:pPr>
    </w:p>
    <w:p w14:paraId="1DB63FD1" w14:textId="77777777" w:rsidR="00267805" w:rsidRPr="00DF25CA" w:rsidRDefault="00267805" w:rsidP="00267805">
      <w:pPr>
        <w:jc w:val="both"/>
        <w:rPr>
          <w:rFonts w:ascii="Arial Narrow" w:hAnsi="Arial Narrow" w:cs="Arial"/>
        </w:rPr>
      </w:pPr>
    </w:p>
    <w:p w14:paraId="73BAEC72" w14:textId="77777777" w:rsidR="00267805" w:rsidRPr="00DF25CA" w:rsidRDefault="00267805" w:rsidP="00267805">
      <w:pPr>
        <w:jc w:val="both"/>
        <w:rPr>
          <w:rFonts w:ascii="Arial Narrow" w:hAnsi="Arial Narrow" w:cs="Arial"/>
        </w:rPr>
      </w:pPr>
    </w:p>
    <w:p w14:paraId="650DC21B" w14:textId="77777777" w:rsidR="00267805" w:rsidRPr="00DF25CA" w:rsidRDefault="00267805" w:rsidP="00267805">
      <w:pPr>
        <w:pStyle w:val="TableofFigures"/>
        <w:tabs>
          <w:tab w:val="right" w:leader="dot" w:pos="9016"/>
        </w:tabs>
        <w:rPr>
          <w:rFonts w:eastAsiaTheme="minorEastAsia" w:cstheme="minorBidi"/>
          <w:i w:val="0"/>
          <w:iCs w:val="0"/>
          <w:noProof/>
          <w:sz w:val="24"/>
          <w:szCs w:val="24"/>
        </w:rPr>
      </w:pPr>
      <w:r w:rsidRPr="00DF25CA">
        <w:rPr>
          <w:rFonts w:ascii="Arial Narrow" w:hAnsi="Arial Narrow" w:cs="Arial"/>
        </w:rPr>
        <w:fldChar w:fldCharType="begin"/>
      </w:r>
      <w:r w:rsidRPr="00DF25CA">
        <w:rPr>
          <w:rFonts w:ascii="Arial Narrow" w:hAnsi="Arial Narrow" w:cs="Arial"/>
        </w:rPr>
        <w:instrText xml:space="preserve"> TOC \h \z \c "Table" </w:instrText>
      </w:r>
      <w:r w:rsidRPr="00DF25CA">
        <w:rPr>
          <w:rFonts w:ascii="Arial Narrow" w:hAnsi="Arial Narrow" w:cs="Arial"/>
        </w:rPr>
        <w:fldChar w:fldCharType="separate"/>
      </w:r>
      <w:hyperlink w:anchor="_Toc93050762" w:history="1">
        <w:r w:rsidRPr="00DF25CA">
          <w:rPr>
            <w:rStyle w:val="Hyperlink"/>
            <w:rFonts w:ascii="Arial Narrow" w:hAnsi="Arial Narrow" w:cs="Arial"/>
            <w:noProof/>
          </w:rPr>
          <w:t>Table 1 Systemic effects of i.v. agents. SVR, systemic vascular resistance; MAP, mean arterial pressure; CBF, cerebral blood flow (Khurram Saleem Khan, Sept. 2013, págs. 100-105)</w:t>
        </w:r>
        <w:r w:rsidRPr="00DF25CA">
          <w:rPr>
            <w:noProof/>
            <w:webHidden/>
          </w:rPr>
          <w:tab/>
        </w:r>
        <w:r w:rsidRPr="00DF25CA">
          <w:rPr>
            <w:noProof/>
            <w:webHidden/>
          </w:rPr>
          <w:fldChar w:fldCharType="begin"/>
        </w:r>
        <w:r w:rsidRPr="00DF25CA">
          <w:rPr>
            <w:noProof/>
            <w:webHidden/>
          </w:rPr>
          <w:instrText xml:space="preserve"> PAGEREF _Toc93050762 \h </w:instrText>
        </w:r>
        <w:r w:rsidRPr="00DF25CA">
          <w:rPr>
            <w:noProof/>
            <w:webHidden/>
          </w:rPr>
        </w:r>
        <w:r w:rsidRPr="00DF25CA">
          <w:rPr>
            <w:noProof/>
            <w:webHidden/>
          </w:rPr>
          <w:fldChar w:fldCharType="separate"/>
        </w:r>
        <w:r w:rsidRPr="00DF25CA">
          <w:rPr>
            <w:noProof/>
            <w:webHidden/>
          </w:rPr>
          <w:t>8</w:t>
        </w:r>
        <w:r w:rsidRPr="00DF25CA">
          <w:rPr>
            <w:noProof/>
            <w:webHidden/>
          </w:rPr>
          <w:fldChar w:fldCharType="end"/>
        </w:r>
      </w:hyperlink>
    </w:p>
    <w:p w14:paraId="5BDC66D7" w14:textId="77777777" w:rsidR="00267805" w:rsidRPr="00DF25CA" w:rsidRDefault="00267805" w:rsidP="00267805">
      <w:pPr>
        <w:pStyle w:val="TableofFigures"/>
        <w:tabs>
          <w:tab w:val="right" w:leader="dot" w:pos="9016"/>
        </w:tabs>
        <w:rPr>
          <w:rFonts w:eastAsiaTheme="minorEastAsia" w:cstheme="minorBidi"/>
          <w:i w:val="0"/>
          <w:iCs w:val="0"/>
          <w:noProof/>
          <w:sz w:val="24"/>
          <w:szCs w:val="24"/>
        </w:rPr>
      </w:pPr>
      <w:hyperlink w:anchor="_Toc93050763" w:history="1">
        <w:r w:rsidRPr="00DF25CA">
          <w:rPr>
            <w:rStyle w:val="Hyperlink"/>
            <w:noProof/>
          </w:rPr>
          <w:t>Table 2: Most used Total Intra Venous Anaesthetics (Roop Kaw, 2014).</w:t>
        </w:r>
        <w:r w:rsidRPr="00DF25CA">
          <w:rPr>
            <w:noProof/>
            <w:webHidden/>
          </w:rPr>
          <w:tab/>
        </w:r>
        <w:r w:rsidRPr="00DF25CA">
          <w:rPr>
            <w:noProof/>
            <w:webHidden/>
          </w:rPr>
          <w:fldChar w:fldCharType="begin"/>
        </w:r>
        <w:r w:rsidRPr="00DF25CA">
          <w:rPr>
            <w:noProof/>
            <w:webHidden/>
          </w:rPr>
          <w:instrText xml:space="preserve"> PAGEREF _Toc93050763 \h </w:instrText>
        </w:r>
        <w:r w:rsidRPr="00DF25CA">
          <w:rPr>
            <w:noProof/>
            <w:webHidden/>
          </w:rPr>
        </w:r>
        <w:r w:rsidRPr="00DF25CA">
          <w:rPr>
            <w:noProof/>
            <w:webHidden/>
          </w:rPr>
          <w:fldChar w:fldCharType="separate"/>
        </w:r>
        <w:r w:rsidRPr="00DF25CA">
          <w:rPr>
            <w:noProof/>
            <w:webHidden/>
          </w:rPr>
          <w:t>11</w:t>
        </w:r>
        <w:r w:rsidRPr="00DF25CA">
          <w:rPr>
            <w:noProof/>
            <w:webHidden/>
          </w:rPr>
          <w:fldChar w:fldCharType="end"/>
        </w:r>
      </w:hyperlink>
    </w:p>
    <w:p w14:paraId="31622890" w14:textId="77777777" w:rsidR="00267805" w:rsidRPr="00DF25CA" w:rsidRDefault="00267805" w:rsidP="00267805">
      <w:pPr>
        <w:pStyle w:val="TableofFigures"/>
        <w:tabs>
          <w:tab w:val="right" w:leader="dot" w:pos="9016"/>
        </w:tabs>
        <w:rPr>
          <w:rFonts w:eastAsiaTheme="minorEastAsia" w:cstheme="minorBidi"/>
          <w:i w:val="0"/>
          <w:iCs w:val="0"/>
          <w:noProof/>
          <w:sz w:val="24"/>
          <w:szCs w:val="24"/>
        </w:rPr>
      </w:pPr>
      <w:hyperlink w:anchor="_Toc93050764" w:history="1">
        <w:r w:rsidRPr="00DF25CA">
          <w:rPr>
            <w:rStyle w:val="Hyperlink"/>
            <w:noProof/>
          </w:rPr>
          <w:t>Table 3: Recorded variables in this project. Redundant variables have been excluded, and we the same variables recorded for propofol have been recorded for remifentanil. (Altès, 2020, pág. 26)</w:t>
        </w:r>
        <w:r w:rsidRPr="00DF25CA">
          <w:rPr>
            <w:noProof/>
            <w:webHidden/>
          </w:rPr>
          <w:tab/>
        </w:r>
        <w:r w:rsidRPr="00DF25CA">
          <w:rPr>
            <w:noProof/>
            <w:webHidden/>
          </w:rPr>
          <w:fldChar w:fldCharType="begin"/>
        </w:r>
        <w:r w:rsidRPr="00DF25CA">
          <w:rPr>
            <w:noProof/>
            <w:webHidden/>
          </w:rPr>
          <w:instrText xml:space="preserve"> PAGEREF _Toc93050764 \h </w:instrText>
        </w:r>
        <w:r w:rsidRPr="00DF25CA">
          <w:rPr>
            <w:noProof/>
            <w:webHidden/>
          </w:rPr>
        </w:r>
        <w:r w:rsidRPr="00DF25CA">
          <w:rPr>
            <w:noProof/>
            <w:webHidden/>
          </w:rPr>
          <w:fldChar w:fldCharType="separate"/>
        </w:r>
        <w:r w:rsidRPr="00DF25CA">
          <w:rPr>
            <w:noProof/>
            <w:webHidden/>
          </w:rPr>
          <w:t>14</w:t>
        </w:r>
        <w:r w:rsidRPr="00DF25CA">
          <w:rPr>
            <w:noProof/>
            <w:webHidden/>
          </w:rPr>
          <w:fldChar w:fldCharType="end"/>
        </w:r>
      </w:hyperlink>
    </w:p>
    <w:p w14:paraId="1DBAE9B7" w14:textId="77777777" w:rsidR="00267805" w:rsidRPr="00DF25CA" w:rsidRDefault="00267805" w:rsidP="00267805">
      <w:pPr>
        <w:pStyle w:val="TableofFigures"/>
        <w:tabs>
          <w:tab w:val="right" w:leader="dot" w:pos="9016"/>
        </w:tabs>
        <w:rPr>
          <w:rFonts w:eastAsiaTheme="minorEastAsia" w:cstheme="minorBidi"/>
          <w:i w:val="0"/>
          <w:iCs w:val="0"/>
          <w:noProof/>
          <w:sz w:val="24"/>
          <w:szCs w:val="24"/>
        </w:rPr>
      </w:pPr>
      <w:hyperlink w:anchor="_Toc93050765" w:history="1">
        <w:r w:rsidRPr="00DF25CA">
          <w:rPr>
            <w:rStyle w:val="Hyperlink"/>
            <w:noProof/>
          </w:rPr>
          <w:t>Table 4: Confusion matrix diagram</w:t>
        </w:r>
        <w:r w:rsidRPr="00DF25CA">
          <w:rPr>
            <w:noProof/>
            <w:webHidden/>
          </w:rPr>
          <w:tab/>
        </w:r>
        <w:r w:rsidRPr="00DF25CA">
          <w:rPr>
            <w:noProof/>
            <w:webHidden/>
          </w:rPr>
          <w:fldChar w:fldCharType="begin"/>
        </w:r>
        <w:r w:rsidRPr="00DF25CA">
          <w:rPr>
            <w:noProof/>
            <w:webHidden/>
          </w:rPr>
          <w:instrText xml:space="preserve"> PAGEREF _Toc93050765 \h </w:instrText>
        </w:r>
        <w:r w:rsidRPr="00DF25CA">
          <w:rPr>
            <w:noProof/>
            <w:webHidden/>
          </w:rPr>
        </w:r>
        <w:r w:rsidRPr="00DF25CA">
          <w:rPr>
            <w:noProof/>
            <w:webHidden/>
          </w:rPr>
          <w:fldChar w:fldCharType="separate"/>
        </w:r>
        <w:r w:rsidRPr="00DF25CA">
          <w:rPr>
            <w:noProof/>
            <w:webHidden/>
          </w:rPr>
          <w:t>21</w:t>
        </w:r>
        <w:r w:rsidRPr="00DF25CA">
          <w:rPr>
            <w:noProof/>
            <w:webHidden/>
          </w:rPr>
          <w:fldChar w:fldCharType="end"/>
        </w:r>
      </w:hyperlink>
    </w:p>
    <w:p w14:paraId="26A4DD4F" w14:textId="77777777" w:rsidR="00267805" w:rsidRPr="00DF25CA" w:rsidRDefault="00267805" w:rsidP="00267805">
      <w:pPr>
        <w:pStyle w:val="TableofFigures"/>
        <w:tabs>
          <w:tab w:val="right" w:leader="dot" w:pos="9016"/>
        </w:tabs>
        <w:rPr>
          <w:rFonts w:eastAsiaTheme="minorEastAsia" w:cstheme="minorBidi"/>
          <w:i w:val="0"/>
          <w:iCs w:val="0"/>
          <w:noProof/>
          <w:sz w:val="24"/>
          <w:szCs w:val="24"/>
        </w:rPr>
      </w:pPr>
      <w:hyperlink r:id="rId13" w:anchor="_Toc93050766" w:history="1">
        <w:r w:rsidRPr="00DF25CA">
          <w:rPr>
            <w:rStyle w:val="Hyperlink"/>
            <w:noProof/>
          </w:rPr>
          <w:t>Table 5: SVC metrics</w:t>
        </w:r>
        <w:r w:rsidRPr="00DF25CA">
          <w:rPr>
            <w:noProof/>
            <w:webHidden/>
          </w:rPr>
          <w:tab/>
        </w:r>
        <w:r w:rsidRPr="00DF25CA">
          <w:rPr>
            <w:noProof/>
            <w:webHidden/>
          </w:rPr>
          <w:fldChar w:fldCharType="begin"/>
        </w:r>
        <w:r w:rsidRPr="00DF25CA">
          <w:rPr>
            <w:noProof/>
            <w:webHidden/>
          </w:rPr>
          <w:instrText xml:space="preserve"> PAGEREF _Toc93050766 \h </w:instrText>
        </w:r>
        <w:r w:rsidRPr="00DF25CA">
          <w:rPr>
            <w:noProof/>
            <w:webHidden/>
          </w:rPr>
        </w:r>
        <w:r w:rsidRPr="00DF25CA">
          <w:rPr>
            <w:noProof/>
            <w:webHidden/>
          </w:rPr>
          <w:fldChar w:fldCharType="separate"/>
        </w:r>
        <w:r w:rsidRPr="00DF25CA">
          <w:rPr>
            <w:noProof/>
            <w:webHidden/>
          </w:rPr>
          <w:t>28</w:t>
        </w:r>
        <w:r w:rsidRPr="00DF25CA">
          <w:rPr>
            <w:noProof/>
            <w:webHidden/>
          </w:rPr>
          <w:fldChar w:fldCharType="end"/>
        </w:r>
      </w:hyperlink>
    </w:p>
    <w:p w14:paraId="1DCAF2A6" w14:textId="77777777" w:rsidR="00267805" w:rsidRPr="00DF25CA" w:rsidRDefault="00267805" w:rsidP="00267805">
      <w:pPr>
        <w:pStyle w:val="TableofFigures"/>
        <w:tabs>
          <w:tab w:val="right" w:leader="dot" w:pos="9016"/>
        </w:tabs>
        <w:rPr>
          <w:rFonts w:eastAsiaTheme="minorEastAsia" w:cstheme="minorBidi"/>
          <w:i w:val="0"/>
          <w:iCs w:val="0"/>
          <w:noProof/>
          <w:sz w:val="24"/>
          <w:szCs w:val="24"/>
        </w:rPr>
      </w:pPr>
      <w:hyperlink r:id="rId14" w:anchor="_Toc93050767" w:history="1">
        <w:r w:rsidRPr="00DF25CA">
          <w:rPr>
            <w:rStyle w:val="Hyperlink"/>
            <w:noProof/>
          </w:rPr>
          <w:t>Table 6:RFC metrics</w:t>
        </w:r>
        <w:r w:rsidRPr="00DF25CA">
          <w:rPr>
            <w:noProof/>
            <w:webHidden/>
          </w:rPr>
          <w:tab/>
        </w:r>
        <w:r w:rsidRPr="00DF25CA">
          <w:rPr>
            <w:noProof/>
            <w:webHidden/>
          </w:rPr>
          <w:fldChar w:fldCharType="begin"/>
        </w:r>
        <w:r w:rsidRPr="00DF25CA">
          <w:rPr>
            <w:noProof/>
            <w:webHidden/>
          </w:rPr>
          <w:instrText xml:space="preserve"> PAGEREF _Toc93050767 \h </w:instrText>
        </w:r>
        <w:r w:rsidRPr="00DF25CA">
          <w:rPr>
            <w:noProof/>
            <w:webHidden/>
          </w:rPr>
        </w:r>
        <w:r w:rsidRPr="00DF25CA">
          <w:rPr>
            <w:noProof/>
            <w:webHidden/>
          </w:rPr>
          <w:fldChar w:fldCharType="separate"/>
        </w:r>
        <w:r w:rsidRPr="00DF25CA">
          <w:rPr>
            <w:noProof/>
            <w:webHidden/>
          </w:rPr>
          <w:t>28</w:t>
        </w:r>
        <w:r w:rsidRPr="00DF25CA">
          <w:rPr>
            <w:noProof/>
            <w:webHidden/>
          </w:rPr>
          <w:fldChar w:fldCharType="end"/>
        </w:r>
      </w:hyperlink>
    </w:p>
    <w:p w14:paraId="0DCB80B5" w14:textId="77777777" w:rsidR="00267805" w:rsidRPr="00DF25CA" w:rsidRDefault="00267805" w:rsidP="00267805">
      <w:pPr>
        <w:jc w:val="both"/>
        <w:rPr>
          <w:rFonts w:ascii="Arial Narrow" w:hAnsi="Arial Narrow" w:cs="Arial"/>
        </w:rPr>
      </w:pPr>
      <w:r w:rsidRPr="00DF25CA">
        <w:rPr>
          <w:rFonts w:ascii="Arial Narrow" w:hAnsi="Arial Narrow" w:cs="Arial"/>
          <w:sz w:val="20"/>
          <w:szCs w:val="20"/>
        </w:rPr>
        <w:fldChar w:fldCharType="end"/>
      </w:r>
    </w:p>
    <w:p w14:paraId="53154E49" w14:textId="77777777" w:rsidR="00267805" w:rsidRPr="00DF25CA" w:rsidRDefault="00267805" w:rsidP="00267805">
      <w:pPr>
        <w:rPr>
          <w:rFonts w:ascii="Arial Narrow" w:hAnsi="Arial Narrow" w:cs="Arial"/>
        </w:rPr>
      </w:pPr>
    </w:p>
    <w:p w14:paraId="736918A3" w14:textId="77777777" w:rsidR="00267805" w:rsidRPr="00DF25CA" w:rsidRDefault="00267805" w:rsidP="00267805">
      <w:pPr>
        <w:rPr>
          <w:rFonts w:ascii="Arial Narrow" w:hAnsi="Arial Narrow" w:cs="Arial"/>
        </w:rPr>
      </w:pPr>
    </w:p>
    <w:p w14:paraId="21E3286B" w14:textId="77777777" w:rsidR="00267805" w:rsidRPr="00DF25CA" w:rsidRDefault="00267805" w:rsidP="00267805">
      <w:pPr>
        <w:pStyle w:val="Heading1"/>
        <w:numPr>
          <w:ilvl w:val="0"/>
          <w:numId w:val="15"/>
        </w:numPr>
        <w:ind w:left="360" w:hanging="360"/>
      </w:pPr>
      <w:bookmarkStart w:id="21" w:name="_Toc93057753"/>
      <w:r w:rsidRPr="00DF25CA">
        <w:t>Introduction</w:t>
      </w:r>
      <w:bookmarkEnd w:id="21"/>
    </w:p>
    <w:p w14:paraId="22924672" w14:textId="77777777" w:rsidR="00267805" w:rsidRPr="00DF25CA" w:rsidRDefault="00267805" w:rsidP="00267805">
      <w:pPr>
        <w:jc w:val="both"/>
        <w:rPr>
          <w:rFonts w:ascii="Arial Narrow" w:hAnsi="Arial Narrow" w:cs="Arial"/>
        </w:rPr>
      </w:pPr>
    </w:p>
    <w:p w14:paraId="60A55862" w14:textId="77777777" w:rsidR="00267805" w:rsidRPr="00DF25CA" w:rsidRDefault="00267805" w:rsidP="00267805">
      <w:pPr>
        <w:jc w:val="both"/>
        <w:rPr>
          <w:rFonts w:ascii="Arial Narrow" w:hAnsi="Arial Narrow" w:cs="Arial"/>
        </w:rPr>
      </w:pPr>
      <w:r w:rsidRPr="00DF25CA">
        <w:rPr>
          <w:rFonts w:ascii="Arial Narrow" w:hAnsi="Arial Narrow" w:cs="Arial"/>
        </w:rPr>
        <w:t xml:space="preserve">This project </w:t>
      </w:r>
      <w:del w:id="22" w:author="Pedro Gambus" w:date="2022-01-17T09:18:00Z">
        <w:r w:rsidRPr="00DF25CA" w:rsidDel="00204063">
          <w:rPr>
            <w:rFonts w:ascii="Arial Narrow" w:hAnsi="Arial Narrow" w:cs="Arial"/>
          </w:rPr>
          <w:delText xml:space="preserve">is implemented within </w:delText>
        </w:r>
      </w:del>
      <w:r>
        <w:rPr>
          <w:rFonts w:ascii="Arial Narrow" w:hAnsi="Arial Narrow" w:cs="Arial"/>
        </w:rPr>
        <w:t>has been conducted at</w:t>
      </w:r>
      <w:r w:rsidRPr="00DF25CA">
        <w:rPr>
          <w:rFonts w:ascii="Arial Narrow" w:hAnsi="Arial Narrow" w:cs="Arial"/>
        </w:rPr>
        <w:t xml:space="preserve"> the Systems Pharmacology Effect Control-Modelling (SPEC-M) Reserch Group </w:t>
      </w:r>
      <w:ins w:id="23" w:author="Pedro Gambus" w:date="2022-01-17T09:18:00Z">
        <w:r>
          <w:rPr>
            <w:rFonts w:ascii="Arial Narrow" w:hAnsi="Arial Narrow" w:cs="Arial"/>
          </w:rPr>
          <w:t>of</w:t>
        </w:r>
      </w:ins>
      <w:del w:id="24" w:author="Pedro Gambus" w:date="2022-01-17T09:18:00Z">
        <w:r w:rsidRPr="00DF25CA" w:rsidDel="00204063">
          <w:rPr>
            <w:rFonts w:ascii="Arial Narrow" w:hAnsi="Arial Narrow" w:cs="Arial"/>
          </w:rPr>
          <w:delText>from</w:delText>
        </w:r>
      </w:del>
      <w:r w:rsidRPr="00DF25CA">
        <w:rPr>
          <w:rFonts w:ascii="Arial Narrow" w:hAnsi="Arial Narrow" w:cs="Arial"/>
        </w:rPr>
        <w:t xml:space="preserve"> the Department of Anaesthesiology</w:t>
      </w:r>
      <w:del w:id="25" w:author="Pedro Gambus" w:date="2022-01-17T09:19:00Z">
        <w:r w:rsidRPr="00DF25CA" w:rsidDel="00204063">
          <w:rPr>
            <w:rFonts w:ascii="Arial Narrow" w:hAnsi="Arial Narrow" w:cs="Arial"/>
          </w:rPr>
          <w:delText xml:space="preserve"> and reanimation</w:delText>
        </w:r>
      </w:del>
      <w:r w:rsidRPr="00DF25CA">
        <w:rPr>
          <w:rFonts w:ascii="Arial Narrow" w:hAnsi="Arial Narrow" w:cs="Arial"/>
        </w:rPr>
        <w:t xml:space="preserve"> of the Hospital Clinic of Barcelona.</w:t>
      </w:r>
      <w:del w:id="26" w:author="Pedro Gambus" w:date="2022-01-17T09:20:00Z">
        <w:r w:rsidRPr="00DF25CA" w:rsidDel="00204063">
          <w:rPr>
            <w:rFonts w:ascii="Arial Narrow" w:hAnsi="Arial Narrow" w:cs="Arial"/>
          </w:rPr>
          <w:delText xml:space="preserve"> </w:delText>
        </w:r>
      </w:del>
      <w:ins w:id="27" w:author="Pedro Gambus" w:date="2022-01-17T09:20:00Z">
        <w:r>
          <w:rPr>
            <w:rFonts w:ascii="Arial Narrow" w:hAnsi="Arial Narrow" w:cs="Arial"/>
          </w:rPr>
          <w:t>D</w:t>
        </w:r>
      </w:ins>
      <w:ins w:id="28" w:author="Pedro Gambus" w:date="2022-01-17T09:19:00Z">
        <w:r>
          <w:rPr>
            <w:rFonts w:ascii="Arial Narrow" w:hAnsi="Arial Narrow" w:cs="Arial"/>
          </w:rPr>
          <w:t>ata collection was performed</w:t>
        </w:r>
      </w:ins>
      <w:del w:id="29" w:author="Pedro Gambus" w:date="2022-01-17T09:19:00Z">
        <w:r w:rsidRPr="00DF25CA" w:rsidDel="00204063">
          <w:rPr>
            <w:rFonts w:ascii="Arial Narrow" w:hAnsi="Arial Narrow" w:cs="Arial"/>
          </w:rPr>
          <w:delText>The field work takes place</w:delText>
        </w:r>
      </w:del>
      <w:r w:rsidRPr="00DF25CA">
        <w:rPr>
          <w:rFonts w:ascii="Arial Narrow" w:hAnsi="Arial Narrow" w:cs="Arial"/>
        </w:rPr>
        <w:t xml:space="preserve"> in the Operating Room (OR) number 4 of the Major Ambulatory Surgery </w:t>
      </w:r>
      <w:del w:id="30" w:author="Pedro Gambus" w:date="2022-01-17T09:19:00Z">
        <w:r w:rsidRPr="00DF25CA" w:rsidDel="00204063">
          <w:rPr>
            <w:rFonts w:ascii="Arial Narrow" w:hAnsi="Arial Narrow" w:cs="Arial"/>
          </w:rPr>
          <w:delText xml:space="preserve">department </w:delText>
        </w:r>
      </w:del>
      <w:ins w:id="31" w:author="Pedro Gambus" w:date="2022-01-17T09:19:00Z">
        <w:r>
          <w:rPr>
            <w:rFonts w:ascii="Arial Narrow" w:hAnsi="Arial Narrow" w:cs="Arial"/>
          </w:rPr>
          <w:t>Unit</w:t>
        </w:r>
        <w:r w:rsidRPr="00DF25CA">
          <w:rPr>
            <w:rFonts w:ascii="Arial Narrow" w:hAnsi="Arial Narrow" w:cs="Arial"/>
          </w:rPr>
          <w:t xml:space="preserve"> </w:t>
        </w:r>
      </w:ins>
      <w:r w:rsidRPr="00DF25CA">
        <w:rPr>
          <w:rFonts w:ascii="Arial Narrow" w:hAnsi="Arial Narrow" w:cs="Arial"/>
        </w:rPr>
        <w:t xml:space="preserve">of the Hospital Clinic. The data used in the project has been collected inside this OR. </w:t>
      </w:r>
    </w:p>
    <w:p w14:paraId="423C80B1" w14:textId="77777777" w:rsidR="00267805" w:rsidRPr="00DF25CA" w:rsidRDefault="00267805" w:rsidP="00267805">
      <w:pPr>
        <w:jc w:val="both"/>
        <w:rPr>
          <w:rFonts w:ascii="Arial Narrow" w:hAnsi="Arial Narrow" w:cs="Arial"/>
        </w:rPr>
      </w:pPr>
    </w:p>
    <w:p w14:paraId="2621DF05" w14:textId="77777777" w:rsidR="00267805" w:rsidRPr="00DF25CA" w:rsidRDefault="00267805" w:rsidP="00267805">
      <w:pPr>
        <w:pStyle w:val="Heading2"/>
        <w:numPr>
          <w:ilvl w:val="1"/>
          <w:numId w:val="12"/>
        </w:numPr>
      </w:pPr>
      <w:bookmarkStart w:id="32" w:name="_Toc93057754"/>
      <w:r w:rsidRPr="00DF25CA">
        <w:t>Objectives</w:t>
      </w:r>
      <w:bookmarkEnd w:id="32"/>
    </w:p>
    <w:p w14:paraId="7C7578B0" w14:textId="77777777" w:rsidR="00267805" w:rsidRPr="00DF25CA" w:rsidRDefault="00267805" w:rsidP="00267805">
      <w:pPr>
        <w:jc w:val="both"/>
        <w:rPr>
          <w:rFonts w:ascii="Arial Narrow" w:hAnsi="Arial Narrow" w:cs="Arial"/>
        </w:rPr>
      </w:pPr>
    </w:p>
    <w:p w14:paraId="41A3E8C8" w14:textId="77777777" w:rsidR="00267805" w:rsidRPr="00DF25CA" w:rsidRDefault="00267805" w:rsidP="00267805">
      <w:pPr>
        <w:jc w:val="both"/>
        <w:rPr>
          <w:rFonts w:ascii="Arial Narrow" w:hAnsi="Arial Narrow" w:cs="Arial"/>
        </w:rPr>
      </w:pPr>
      <w:r w:rsidRPr="00DF25CA">
        <w:rPr>
          <w:rFonts w:ascii="Arial Narrow" w:hAnsi="Arial Narrow" w:cs="Arial"/>
        </w:rPr>
        <w:t xml:space="preserve">The objectives mentioned below are conceived around the expressed interest of the anaesthesiology team to </w:t>
      </w:r>
      <w:del w:id="33" w:author="Pedro Gambus" w:date="2022-01-17T09:21:00Z">
        <w:r w:rsidRPr="00DF25CA" w:rsidDel="00204063">
          <w:rPr>
            <w:rFonts w:ascii="Arial Narrow" w:hAnsi="Arial Narrow" w:cs="Arial"/>
          </w:rPr>
          <w:delText xml:space="preserve">acknowledge </w:delText>
        </w:r>
      </w:del>
      <w:ins w:id="34" w:author="Pedro Gambus" w:date="2022-01-17T09:21:00Z">
        <w:r>
          <w:rPr>
            <w:rFonts w:ascii="Arial Narrow" w:hAnsi="Arial Narrow" w:cs="Arial"/>
          </w:rPr>
          <w:t>have a fast prediction of</w:t>
        </w:r>
        <w:r w:rsidRPr="00DF25CA">
          <w:rPr>
            <w:rFonts w:ascii="Arial Narrow" w:hAnsi="Arial Narrow" w:cs="Arial"/>
          </w:rPr>
          <w:t xml:space="preserve"> </w:t>
        </w:r>
      </w:ins>
      <w:r w:rsidRPr="00DF25CA">
        <w:rPr>
          <w:rFonts w:ascii="Arial Narrow" w:hAnsi="Arial Narrow" w:cs="Arial"/>
        </w:rPr>
        <w:t xml:space="preserve">the </w:t>
      </w:r>
      <w:del w:id="35" w:author="Pedro Gambus" w:date="2022-01-17T09:20:00Z">
        <w:r w:rsidRPr="00DF25CA" w:rsidDel="00204063">
          <w:rPr>
            <w:rFonts w:ascii="Arial Narrow" w:hAnsi="Arial Narrow" w:cs="Arial"/>
          </w:rPr>
          <w:delText>state of arousal</w:delText>
        </w:r>
      </w:del>
      <w:ins w:id="36" w:author="Pedro Gambus" w:date="2022-01-17T09:20:00Z">
        <w:r>
          <w:rPr>
            <w:rFonts w:ascii="Arial Narrow" w:hAnsi="Arial Narrow" w:cs="Arial"/>
          </w:rPr>
          <w:t>level of consciousness ie the moment</w:t>
        </w:r>
      </w:ins>
      <w:ins w:id="37" w:author="Pedro Gambus" w:date="2022-01-17T09:21:00Z">
        <w:r>
          <w:rPr>
            <w:rFonts w:ascii="Arial Narrow" w:hAnsi="Arial Narrow" w:cs="Arial"/>
          </w:rPr>
          <w:t xml:space="preserve"> of achieving uncosnciousness</w:t>
        </w:r>
      </w:ins>
      <w:del w:id="38" w:author="Pedro Gambus" w:date="2022-01-17T09:21:00Z">
        <w:r w:rsidRPr="00DF25CA" w:rsidDel="00204063">
          <w:rPr>
            <w:rFonts w:ascii="Arial Narrow" w:hAnsi="Arial Narrow" w:cs="Arial"/>
          </w:rPr>
          <w:delText xml:space="preserve"> of a patient rapidly and beforehand</w:delText>
        </w:r>
      </w:del>
      <w:r w:rsidRPr="00DF25CA">
        <w:rPr>
          <w:rFonts w:ascii="Arial Narrow" w:hAnsi="Arial Narrow" w:cs="Arial"/>
        </w:rPr>
        <w:t>. Even though anaesthesiologists have great knowledge in this matter, no predicted parameter is now a days used to directly approach this state of arousal patie</w:t>
      </w:r>
      <w:ins w:id="39" w:author="Pedro Gambus" w:date="2022-01-17T09:21:00Z">
        <w:r>
          <w:rPr>
            <w:rFonts w:ascii="Arial Narrow" w:hAnsi="Arial Narrow" w:cs="Arial"/>
          </w:rPr>
          <w:t>n</w:t>
        </w:r>
      </w:ins>
      <w:r w:rsidRPr="00DF25CA">
        <w:rPr>
          <w:rFonts w:ascii="Arial Narrow" w:hAnsi="Arial Narrow" w:cs="Arial"/>
        </w:rPr>
        <w:t>ts</w:t>
      </w:r>
      <w:ins w:id="40" w:author="Pedro Gambus" w:date="2022-01-17T09:21:00Z">
        <w:r>
          <w:rPr>
            <w:rFonts w:ascii="Arial Narrow" w:hAnsi="Arial Narrow" w:cs="Arial"/>
          </w:rPr>
          <w:t xml:space="preserve"> and the anesthesi</w:t>
        </w:r>
      </w:ins>
      <w:ins w:id="41" w:author="Pedro Gambus" w:date="2022-01-17T09:22:00Z">
        <w:r>
          <w:rPr>
            <w:rFonts w:ascii="Arial Narrow" w:hAnsi="Arial Narrow" w:cs="Arial"/>
          </w:rPr>
          <w:t>ologist should rely on indirect measures of unconsciousness such as the electroencephalogram</w:t>
        </w:r>
      </w:ins>
      <w:r w:rsidRPr="00DF25CA">
        <w:rPr>
          <w:rFonts w:ascii="Arial Narrow" w:hAnsi="Arial Narrow" w:cs="Arial"/>
        </w:rPr>
        <w:t>.</w:t>
      </w:r>
    </w:p>
    <w:p w14:paraId="48260969" w14:textId="77777777" w:rsidR="00267805" w:rsidRPr="00DF25CA" w:rsidRDefault="00267805" w:rsidP="00267805">
      <w:pPr>
        <w:jc w:val="both"/>
        <w:rPr>
          <w:rFonts w:ascii="Arial Narrow" w:hAnsi="Arial Narrow" w:cs="Arial"/>
        </w:rPr>
      </w:pPr>
    </w:p>
    <w:p w14:paraId="7643E94B" w14:textId="77777777" w:rsidR="00267805" w:rsidRPr="00DF25CA" w:rsidRDefault="00267805" w:rsidP="00267805">
      <w:pPr>
        <w:jc w:val="both"/>
        <w:rPr>
          <w:rFonts w:ascii="Arial Narrow" w:hAnsi="Arial Narrow" w:cs="Arial"/>
        </w:rPr>
      </w:pPr>
      <w:r w:rsidRPr="00DF25CA">
        <w:rPr>
          <w:rFonts w:ascii="Arial Narrow" w:hAnsi="Arial Narrow" w:cs="Arial"/>
        </w:rPr>
        <w:t>Therefore, the principal aims of this project is</w:t>
      </w:r>
      <w:r w:rsidRPr="00DF25CA">
        <w:rPr>
          <w:rFonts w:ascii="Arial Narrow" w:hAnsi="Arial Narrow" w:cs="Arial"/>
          <w:b/>
          <w:bCs/>
        </w:rPr>
        <w:t xml:space="preserve"> to generate, train and validate a model in order to predict the level of Loss of Consciousness (LoC) of a </w:t>
      </w:r>
      <w:del w:id="42" w:author="Pedro Gambus" w:date="2022-01-17T09:22:00Z">
        <w:r w:rsidRPr="00DF25CA" w:rsidDel="00670475">
          <w:rPr>
            <w:rFonts w:ascii="Arial Narrow" w:hAnsi="Arial Narrow" w:cs="Arial"/>
            <w:b/>
            <w:bCs/>
          </w:rPr>
          <w:delText xml:space="preserve">newly given </w:delText>
        </w:r>
      </w:del>
      <w:r w:rsidRPr="00DF25CA">
        <w:rPr>
          <w:rFonts w:ascii="Arial Narrow" w:hAnsi="Arial Narrow" w:cs="Arial"/>
          <w:b/>
          <w:bCs/>
        </w:rPr>
        <w:t xml:space="preserve">patient undergoing </w:t>
      </w:r>
      <w:ins w:id="43" w:author="Pedro Gambus" w:date="2022-01-17T09:23:00Z">
        <w:r>
          <w:rPr>
            <w:rFonts w:ascii="Arial Narrow" w:hAnsi="Arial Narrow" w:cs="Arial"/>
            <w:b/>
            <w:bCs/>
          </w:rPr>
          <w:t xml:space="preserve">general anaesthesia with the administration of </w:t>
        </w:r>
      </w:ins>
      <w:r w:rsidRPr="00DF25CA">
        <w:rPr>
          <w:rFonts w:ascii="Arial Narrow" w:hAnsi="Arial Narrow" w:cs="Arial"/>
          <w:b/>
          <w:bCs/>
        </w:rPr>
        <w:t>Propofol and Remifentanil</w:t>
      </w:r>
      <w:del w:id="44" w:author="Pedro Gambus" w:date="2022-01-17T09:23:00Z">
        <w:r w:rsidRPr="00DF25CA" w:rsidDel="00670475">
          <w:rPr>
            <w:rFonts w:ascii="Arial Narrow" w:hAnsi="Arial Narrow" w:cs="Arial"/>
            <w:b/>
            <w:bCs/>
          </w:rPr>
          <w:delText xml:space="preserve"> </w:delText>
        </w:r>
      </w:del>
      <w:del w:id="45" w:author="Pedro Gambus" w:date="2022-01-17T09:22:00Z">
        <w:r w:rsidRPr="00DF25CA" w:rsidDel="00670475">
          <w:rPr>
            <w:rFonts w:ascii="Arial Narrow" w:hAnsi="Arial Narrow" w:cs="Arial"/>
            <w:b/>
            <w:bCs/>
          </w:rPr>
          <w:delText>Target Control Infusion (TCI) mediated</w:delText>
        </w:r>
      </w:del>
      <w:del w:id="46" w:author="Pedro Gambus" w:date="2022-01-17T09:23:00Z">
        <w:r w:rsidRPr="00DF25CA" w:rsidDel="00670475">
          <w:rPr>
            <w:rFonts w:ascii="Arial Narrow" w:hAnsi="Arial Narrow" w:cs="Arial"/>
            <w:b/>
            <w:bCs/>
          </w:rPr>
          <w:delText xml:space="preserve"> general anaesthesia</w:delText>
        </w:r>
      </w:del>
      <w:r w:rsidRPr="00DF25CA">
        <w:rPr>
          <w:rFonts w:ascii="Arial Narrow" w:hAnsi="Arial Narrow" w:cs="Arial"/>
        </w:rPr>
        <w:t xml:space="preserve">. </w:t>
      </w:r>
    </w:p>
    <w:p w14:paraId="2659CE85" w14:textId="77777777" w:rsidR="00267805" w:rsidRPr="00DF25CA" w:rsidRDefault="00267805" w:rsidP="00267805">
      <w:pPr>
        <w:jc w:val="both"/>
        <w:rPr>
          <w:rFonts w:ascii="Arial Narrow" w:hAnsi="Arial Narrow" w:cs="Arial"/>
        </w:rPr>
      </w:pPr>
    </w:p>
    <w:p w14:paraId="5E5489EC" w14:textId="77777777" w:rsidR="00267805" w:rsidRPr="00DF25CA" w:rsidRDefault="00267805" w:rsidP="00267805">
      <w:pPr>
        <w:jc w:val="both"/>
        <w:rPr>
          <w:rFonts w:ascii="Arial Narrow" w:hAnsi="Arial Narrow" w:cs="Arial"/>
          <w:color w:val="000000" w:themeColor="text1"/>
        </w:rPr>
      </w:pPr>
    </w:p>
    <w:p w14:paraId="6C3C191E" w14:textId="77777777" w:rsidR="00267805" w:rsidRPr="00DF25CA" w:rsidRDefault="00267805" w:rsidP="00267805">
      <w:pPr>
        <w:jc w:val="both"/>
        <w:rPr>
          <w:rFonts w:ascii="Arial Narrow" w:hAnsi="Arial Narrow" w:cs="Arial"/>
          <w:color w:val="000000" w:themeColor="text1"/>
        </w:rPr>
      </w:pPr>
      <w:r w:rsidRPr="00DF25CA">
        <w:rPr>
          <w:rFonts w:ascii="Arial Narrow" w:hAnsi="Arial Narrow" w:cs="Arial"/>
          <w:color w:val="000000" w:themeColor="text1"/>
        </w:rPr>
        <w:t>In order to achieve the main goals of the project, several sub-goals are defined:</w:t>
      </w:r>
    </w:p>
    <w:p w14:paraId="589C93CD" w14:textId="77777777" w:rsidR="00267805" w:rsidRPr="00DF25CA" w:rsidRDefault="00267805" w:rsidP="00267805">
      <w:pPr>
        <w:jc w:val="both"/>
        <w:rPr>
          <w:rFonts w:ascii="Arial Narrow" w:hAnsi="Arial Narrow" w:cs="Arial"/>
          <w:color w:val="000000" w:themeColor="text1"/>
        </w:rPr>
      </w:pPr>
    </w:p>
    <w:p w14:paraId="09DEFBB7" w14:textId="77777777" w:rsidR="00267805" w:rsidRPr="00DF25CA" w:rsidRDefault="00267805" w:rsidP="00267805">
      <w:pPr>
        <w:jc w:val="both"/>
        <w:rPr>
          <w:rFonts w:ascii="Arial Narrow" w:hAnsi="Arial Narrow" w:cs="Arial"/>
          <w:color w:val="000000" w:themeColor="text1"/>
        </w:rPr>
      </w:pPr>
      <w:r w:rsidRPr="00DF25CA">
        <w:rPr>
          <w:rFonts w:ascii="Arial Narrow" w:hAnsi="Arial Narrow" w:cs="Arial"/>
          <w:color w:val="000000" w:themeColor="text1"/>
        </w:rPr>
        <w:t>Firstly, it is crucial to</w:t>
      </w:r>
      <w:r w:rsidRPr="00DF25CA">
        <w:rPr>
          <w:rFonts w:ascii="Arial Narrow" w:hAnsi="Arial Narrow" w:cs="Arial"/>
          <w:b/>
          <w:bCs/>
          <w:color w:val="000000" w:themeColor="text1"/>
        </w:rPr>
        <w:t xml:space="preserve"> get deeply familiarized with the surgical environment, anaesthetic procedures and methods, and recorded </w:t>
      </w:r>
      <w:del w:id="47" w:author="Pedro Gambus" w:date="2022-01-17T09:23:00Z">
        <w:r w:rsidRPr="00DF25CA" w:rsidDel="00670475">
          <w:rPr>
            <w:rFonts w:ascii="Arial Narrow" w:hAnsi="Arial Narrow" w:cs="Arial"/>
            <w:b/>
            <w:bCs/>
            <w:color w:val="000000" w:themeColor="text1"/>
          </w:rPr>
          <w:delText xml:space="preserve">biological </w:delText>
        </w:r>
      </w:del>
      <w:ins w:id="48" w:author="Pedro Gambus" w:date="2022-01-17T09:23:00Z">
        <w:r>
          <w:rPr>
            <w:rFonts w:ascii="Arial Narrow" w:hAnsi="Arial Narrow" w:cs="Arial"/>
            <w:b/>
            <w:bCs/>
            <w:color w:val="000000" w:themeColor="text1"/>
          </w:rPr>
          <w:t>physiol</w:t>
        </w:r>
        <w:r w:rsidRPr="00DF25CA">
          <w:rPr>
            <w:rFonts w:ascii="Arial Narrow" w:hAnsi="Arial Narrow" w:cs="Arial"/>
            <w:b/>
            <w:bCs/>
            <w:color w:val="000000" w:themeColor="text1"/>
          </w:rPr>
          <w:t xml:space="preserve">logical </w:t>
        </w:r>
      </w:ins>
      <w:r w:rsidRPr="00DF25CA">
        <w:rPr>
          <w:rFonts w:ascii="Arial Narrow" w:hAnsi="Arial Narrow" w:cs="Arial"/>
          <w:b/>
          <w:bCs/>
          <w:color w:val="000000" w:themeColor="text1"/>
        </w:rPr>
        <w:t>parameters</w:t>
      </w:r>
      <w:r w:rsidRPr="00DF25CA">
        <w:rPr>
          <w:rFonts w:ascii="Arial Narrow" w:hAnsi="Arial Narrow" w:cs="Arial"/>
          <w:color w:val="000000" w:themeColor="text1"/>
        </w:rPr>
        <w:t xml:space="preserve">, which will be done through practical sessions in gynaecological </w:t>
      </w:r>
      <w:ins w:id="49" w:author="Pedro Gambus" w:date="2022-01-17T09:23:00Z">
        <w:r>
          <w:rPr>
            <w:rFonts w:ascii="Arial Narrow" w:hAnsi="Arial Narrow" w:cs="Arial"/>
            <w:color w:val="000000" w:themeColor="text1"/>
          </w:rPr>
          <w:t>operating</w:t>
        </w:r>
      </w:ins>
      <w:del w:id="50" w:author="Pedro Gambus" w:date="2022-01-17T09:23:00Z">
        <w:r w:rsidRPr="00DF25CA" w:rsidDel="00670475">
          <w:rPr>
            <w:rFonts w:ascii="Arial Narrow" w:hAnsi="Arial Narrow" w:cs="Arial"/>
            <w:color w:val="000000" w:themeColor="text1"/>
          </w:rPr>
          <w:delText>surgical</w:delText>
        </w:r>
      </w:del>
      <w:r w:rsidRPr="00DF25CA">
        <w:rPr>
          <w:rFonts w:ascii="Arial Narrow" w:hAnsi="Arial Narrow" w:cs="Arial"/>
          <w:color w:val="000000" w:themeColor="text1"/>
        </w:rPr>
        <w:t xml:space="preserve"> room 4 </w:t>
      </w:r>
      <w:del w:id="51" w:author="Pedro Gambus" w:date="2022-01-17T09:24:00Z">
        <w:r w:rsidRPr="00DF25CA" w:rsidDel="00670475">
          <w:rPr>
            <w:rFonts w:ascii="Arial Narrow" w:hAnsi="Arial Narrow" w:cs="Arial"/>
            <w:color w:val="000000" w:themeColor="text1"/>
          </w:rPr>
          <w:delText>throughout of</w:delText>
        </w:r>
      </w:del>
      <w:ins w:id="52" w:author="Pedro Gambus" w:date="2022-01-17T09:24:00Z">
        <w:r>
          <w:rPr>
            <w:rFonts w:ascii="Arial Narrow" w:hAnsi="Arial Narrow" w:cs="Arial"/>
            <w:color w:val="000000" w:themeColor="text1"/>
          </w:rPr>
          <w:t>during</w:t>
        </w:r>
      </w:ins>
      <w:r w:rsidRPr="00DF25CA">
        <w:rPr>
          <w:rFonts w:ascii="Arial Narrow" w:hAnsi="Arial Narrow" w:cs="Arial"/>
          <w:color w:val="000000" w:themeColor="text1"/>
        </w:rPr>
        <w:t xml:space="preserve"> two whole months.</w:t>
      </w:r>
    </w:p>
    <w:p w14:paraId="4A6B3F98" w14:textId="77777777" w:rsidR="00267805" w:rsidRPr="00DF25CA" w:rsidRDefault="00267805" w:rsidP="00267805">
      <w:pPr>
        <w:jc w:val="both"/>
        <w:rPr>
          <w:rFonts w:ascii="Arial Narrow" w:hAnsi="Arial Narrow" w:cs="Arial"/>
          <w:color w:val="000000" w:themeColor="text1"/>
        </w:rPr>
      </w:pPr>
    </w:p>
    <w:p w14:paraId="0F739931" w14:textId="77777777" w:rsidR="00267805" w:rsidRPr="00DF25CA" w:rsidRDefault="00267805" w:rsidP="00267805">
      <w:pPr>
        <w:jc w:val="both"/>
        <w:rPr>
          <w:rFonts w:ascii="Arial Narrow" w:hAnsi="Arial Narrow" w:cs="Arial"/>
          <w:color w:val="000000" w:themeColor="text1"/>
        </w:rPr>
      </w:pPr>
      <w:r w:rsidRPr="00DF25CA">
        <w:rPr>
          <w:rFonts w:ascii="Arial Narrow" w:hAnsi="Arial Narrow" w:cs="Arial"/>
          <w:color w:val="000000" w:themeColor="text1"/>
        </w:rPr>
        <w:t xml:space="preserve">Last but not least, it is necessary </w:t>
      </w:r>
      <w:r w:rsidRPr="00DF25CA">
        <w:rPr>
          <w:rFonts w:ascii="Arial Narrow" w:hAnsi="Arial Narrow" w:cs="Arial"/>
          <w:b/>
          <w:bCs/>
          <w:color w:val="000000" w:themeColor="text1"/>
        </w:rPr>
        <w:t>to properly use a control version software</w:t>
      </w:r>
      <w:r w:rsidRPr="00DF25CA">
        <w:rPr>
          <w:rFonts w:ascii="Arial Narrow" w:hAnsi="Arial Narrow" w:cs="Arial"/>
          <w:color w:val="000000" w:themeColor="text1"/>
        </w:rPr>
        <w:t>, generating a commit every time an improvement has been made on the code until the final application is done, and correctly handling possible errors.</w:t>
      </w:r>
    </w:p>
    <w:p w14:paraId="60C8A0A6" w14:textId="77777777" w:rsidR="00267805" w:rsidRPr="00DF25CA" w:rsidRDefault="00267805" w:rsidP="00267805">
      <w:pPr>
        <w:jc w:val="both"/>
        <w:rPr>
          <w:rFonts w:ascii="Arial Narrow" w:hAnsi="Arial Narrow" w:cs="Arial"/>
          <w:color w:val="000000" w:themeColor="text1"/>
        </w:rPr>
      </w:pPr>
    </w:p>
    <w:p w14:paraId="0BC7F4D2" w14:textId="77777777" w:rsidR="00267805" w:rsidRPr="00DF25CA" w:rsidRDefault="00267805" w:rsidP="00267805">
      <w:pPr>
        <w:pStyle w:val="Heading2"/>
        <w:numPr>
          <w:ilvl w:val="1"/>
          <w:numId w:val="12"/>
        </w:numPr>
      </w:pPr>
      <w:bookmarkStart w:id="53" w:name="_Toc93057755"/>
      <w:r w:rsidRPr="00DF25CA">
        <w:t xml:space="preserve">Methodology and </w:t>
      </w:r>
      <w:commentRangeStart w:id="54"/>
      <w:r w:rsidRPr="00DF25CA">
        <w:t>Structure</w:t>
      </w:r>
      <w:commentRangeEnd w:id="54"/>
      <w:r w:rsidRPr="00DF25CA">
        <w:rPr>
          <w:rStyle w:val="CommentReference"/>
          <w:sz w:val="26"/>
          <w:szCs w:val="26"/>
        </w:rPr>
        <w:commentReference w:id="54"/>
      </w:r>
      <w:bookmarkEnd w:id="53"/>
      <w:r w:rsidRPr="00DF25CA">
        <w:tab/>
      </w:r>
    </w:p>
    <w:p w14:paraId="1107E114" w14:textId="77777777" w:rsidR="00267805" w:rsidRPr="00DF25CA" w:rsidRDefault="00267805" w:rsidP="00267805">
      <w:pPr>
        <w:jc w:val="both"/>
        <w:rPr>
          <w:rFonts w:ascii="Arial Narrow" w:hAnsi="Arial Narrow" w:cs="Arial"/>
        </w:rPr>
      </w:pPr>
    </w:p>
    <w:p w14:paraId="765265FF" w14:textId="77777777" w:rsidR="00267805" w:rsidRPr="00DF25CA" w:rsidRDefault="00267805" w:rsidP="00267805">
      <w:pPr>
        <w:pStyle w:val="Heading3"/>
        <w:numPr>
          <w:ilvl w:val="2"/>
          <w:numId w:val="12"/>
        </w:numPr>
      </w:pPr>
      <w:bookmarkStart w:id="55" w:name="_Toc93057756"/>
      <w:r w:rsidRPr="00DF25CA">
        <w:t>Version Control System</w:t>
      </w:r>
      <w:bookmarkEnd w:id="55"/>
    </w:p>
    <w:p w14:paraId="521FEE82" w14:textId="77777777" w:rsidR="00267805" w:rsidRPr="00DF25CA" w:rsidRDefault="00267805" w:rsidP="00267805">
      <w:pPr>
        <w:jc w:val="both"/>
        <w:rPr>
          <w:rFonts w:ascii="Arial Narrow" w:hAnsi="Arial Narrow" w:cs="Arial"/>
        </w:rPr>
      </w:pPr>
    </w:p>
    <w:p w14:paraId="2E0DC945" w14:textId="77777777" w:rsidR="00267805" w:rsidRPr="00DF25CA" w:rsidRDefault="00267805" w:rsidP="00267805">
      <w:pPr>
        <w:jc w:val="both"/>
        <w:rPr>
          <w:rFonts w:ascii="Arial Narrow" w:hAnsi="Arial Narrow" w:cs="Arial"/>
        </w:rPr>
      </w:pPr>
      <w:r w:rsidRPr="00DF25CA">
        <w:rPr>
          <w:rFonts w:ascii="Arial Narrow" w:hAnsi="Arial Narrow" w:cs="Arial"/>
        </w:rPr>
        <w:lastRenderedPageBreak/>
        <w:t xml:space="preserve">In order to achieve the goals of the project, a version control </w:t>
      </w:r>
      <w:ins w:id="56" w:author="Pedro Gambus" w:date="2022-01-17T09:24:00Z">
        <w:r>
          <w:rPr>
            <w:rFonts w:ascii="Arial Narrow" w:hAnsi="Arial Narrow" w:cs="Arial"/>
          </w:rPr>
          <w:t xml:space="preserve">of the </w:t>
        </w:r>
      </w:ins>
      <w:r w:rsidRPr="00DF25CA">
        <w:rPr>
          <w:rFonts w:ascii="Arial Narrow" w:hAnsi="Arial Narrow" w:cs="Arial"/>
        </w:rPr>
        <w:t xml:space="preserve">working methodology has been applied. </w:t>
      </w:r>
      <w:del w:id="57" w:author="Pedro Gambus" w:date="2022-01-17T09:25:00Z">
        <w:r w:rsidRPr="00DF25CA" w:rsidDel="00670475">
          <w:rPr>
            <w:rFonts w:ascii="Arial Narrow" w:hAnsi="Arial Narrow" w:cs="Arial"/>
          </w:rPr>
          <w:delText>Concretely</w:delText>
        </w:r>
      </w:del>
      <w:ins w:id="58" w:author="Pedro Gambus" w:date="2022-01-17T09:25:00Z">
        <w:r>
          <w:rPr>
            <w:rFonts w:ascii="Arial Narrow" w:hAnsi="Arial Narrow" w:cs="Arial"/>
          </w:rPr>
          <w:t>Specifically</w:t>
        </w:r>
      </w:ins>
      <w:r w:rsidRPr="00DF25CA">
        <w:rPr>
          <w:rFonts w:ascii="Arial Narrow" w:hAnsi="Arial Narrow" w:cs="Arial"/>
        </w:rPr>
        <w:t xml:space="preserve">, a Git Version Control System on GitHub has been implemented. These systems are used to generate parallel branches of entire working directories or folders from master (original) one so several people can work parallelly on different issues related to the same code or files, without overlapping issues. Git repositories have the option to merge the work done to the original file, the same way your colleagues do, and to therefore integrate all the work done. </w:t>
      </w:r>
    </w:p>
    <w:p w14:paraId="61EF1FF3" w14:textId="77777777" w:rsidR="00267805" w:rsidRPr="00DF25CA" w:rsidRDefault="00267805" w:rsidP="00267805">
      <w:pPr>
        <w:jc w:val="both"/>
        <w:rPr>
          <w:rFonts w:ascii="Arial Narrow" w:hAnsi="Arial Narrow" w:cs="Arial"/>
        </w:rPr>
      </w:pPr>
    </w:p>
    <w:p w14:paraId="2DA99CD9" w14:textId="77777777" w:rsidR="00267805" w:rsidRPr="00DF25CA" w:rsidRDefault="00267805" w:rsidP="00267805">
      <w:pPr>
        <w:jc w:val="both"/>
        <w:rPr>
          <w:rFonts w:ascii="Arial Narrow" w:hAnsi="Arial Narrow" w:cs="Arial"/>
        </w:rPr>
      </w:pPr>
      <w:commentRangeStart w:id="59"/>
      <w:r w:rsidRPr="00DF25CA">
        <w:rPr>
          <w:rFonts w:ascii="Arial Narrow" w:hAnsi="Arial Narrow" w:cs="Arial"/>
        </w:rPr>
        <w:t>This approach is also useful for a unipersonal project, as this methodology is utterly strict with the improve</w:t>
      </w:r>
      <w:ins w:id="60" w:author="Pedro Gambus" w:date="2022-01-17T09:27:00Z">
        <w:r>
          <w:rPr>
            <w:rFonts w:ascii="Arial Narrow" w:hAnsi="Arial Narrow" w:cs="Arial"/>
          </w:rPr>
          <w:t>ment</w:t>
        </w:r>
      </w:ins>
      <w:r w:rsidRPr="00DF25CA">
        <w:rPr>
          <w:rFonts w:ascii="Arial Narrow" w:hAnsi="Arial Narrow" w:cs="Arial"/>
        </w:rPr>
        <w:t xml:space="preserve">s to be uploaded </w:t>
      </w:r>
      <w:ins w:id="61" w:author="Pedro Gambus" w:date="2022-01-17T09:27:00Z">
        <w:r>
          <w:rPr>
            <w:rFonts w:ascii="Arial Narrow" w:hAnsi="Arial Narrow" w:cs="Arial"/>
          </w:rPr>
          <w:t>in</w:t>
        </w:r>
      </w:ins>
      <w:del w:id="62" w:author="Pedro Gambus" w:date="2022-01-17T09:27:00Z">
        <w:r w:rsidRPr="00DF25CA" w:rsidDel="00FF3663">
          <w:rPr>
            <w:rFonts w:ascii="Arial Narrow" w:hAnsi="Arial Narrow" w:cs="Arial"/>
          </w:rPr>
          <w:delText>to</w:delText>
        </w:r>
      </w:del>
      <w:r w:rsidRPr="00DF25CA">
        <w:rPr>
          <w:rFonts w:ascii="Arial Narrow" w:hAnsi="Arial Narrow" w:cs="Arial"/>
        </w:rPr>
        <w:t xml:space="preserve"> the Git repository.  The point is that </w:t>
      </w:r>
      <w:del w:id="63" w:author="Pedro Gambus" w:date="2022-01-17T09:27:00Z">
        <w:r w:rsidRPr="00DF25CA" w:rsidDel="00FF3663">
          <w:rPr>
            <w:rFonts w:ascii="Arial Narrow" w:hAnsi="Arial Narrow" w:cs="Arial"/>
          </w:rPr>
          <w:delText xml:space="preserve">you </w:delText>
        </w:r>
      </w:del>
      <w:ins w:id="64" w:author="Pedro Gambus" w:date="2022-01-17T09:27:00Z">
        <w:r>
          <w:rPr>
            <w:rFonts w:ascii="Arial Narrow" w:hAnsi="Arial Narrow" w:cs="Arial"/>
          </w:rPr>
          <w:t>the user</w:t>
        </w:r>
        <w:r w:rsidRPr="00DF25CA">
          <w:rPr>
            <w:rFonts w:ascii="Arial Narrow" w:hAnsi="Arial Narrow" w:cs="Arial"/>
          </w:rPr>
          <w:t xml:space="preserve"> </w:t>
        </w:r>
      </w:ins>
      <w:r w:rsidRPr="00DF25CA">
        <w:rPr>
          <w:rFonts w:ascii="Arial Narrow" w:hAnsi="Arial Narrow" w:cs="Arial"/>
        </w:rPr>
        <w:t>keep</w:t>
      </w:r>
      <w:ins w:id="65" w:author="Pedro Gambus" w:date="2022-01-17T09:27:00Z">
        <w:r>
          <w:rPr>
            <w:rFonts w:ascii="Arial Narrow" w:hAnsi="Arial Narrow" w:cs="Arial"/>
          </w:rPr>
          <w:t>s</w:t>
        </w:r>
      </w:ins>
      <w:r w:rsidRPr="00DF25CA">
        <w:rPr>
          <w:rFonts w:ascii="Arial Narrow" w:hAnsi="Arial Narrow" w:cs="Arial"/>
        </w:rPr>
        <w:t xml:space="preserve"> making commits to GitHub, that is analogous to “</w:t>
      </w:r>
      <w:del w:id="66" w:author="Pedro Gambus" w:date="2022-01-17T09:28:00Z">
        <w:r w:rsidRPr="00DF25CA" w:rsidDel="00FF3663">
          <w:rPr>
            <w:rFonts w:ascii="Arial Narrow" w:hAnsi="Arial Narrow" w:cs="Arial"/>
          </w:rPr>
          <w:delText>sanving</w:delText>
        </w:r>
      </w:del>
      <w:ins w:id="67" w:author="Pedro Gambus" w:date="2022-01-17T09:28:00Z">
        <w:r w:rsidRPr="00DF25CA">
          <w:rPr>
            <w:rFonts w:ascii="Arial Narrow" w:hAnsi="Arial Narrow" w:cs="Arial"/>
          </w:rPr>
          <w:t>saving</w:t>
        </w:r>
      </w:ins>
      <w:r w:rsidRPr="00DF25CA">
        <w:rPr>
          <w:rFonts w:ascii="Arial Narrow" w:hAnsi="Arial Narrow" w:cs="Arial"/>
        </w:rPr>
        <w:t xml:space="preserve">”, when you develop a part of the whole implementation you must do. When the whole work is done, you merge the branch you were working to the original one, containing a working code just without the implementation you just created. This way GitHub not only permits correct organisation of improvement implementation of the code through branching as seen in the figure below, but it lets </w:t>
      </w:r>
      <w:ins w:id="68" w:author="Pedro Gambus" w:date="2022-01-17T09:28:00Z">
        <w:r>
          <w:rPr>
            <w:rFonts w:ascii="Arial Narrow" w:hAnsi="Arial Narrow" w:cs="Arial"/>
          </w:rPr>
          <w:t>the user</w:t>
        </w:r>
      </w:ins>
      <w:del w:id="69" w:author="Pedro Gambus" w:date="2022-01-17T09:28:00Z">
        <w:r w:rsidRPr="00DF25CA" w:rsidDel="00FF3663">
          <w:rPr>
            <w:rFonts w:ascii="Arial Narrow" w:hAnsi="Arial Narrow" w:cs="Arial"/>
          </w:rPr>
          <w:delText>you</w:delText>
        </w:r>
      </w:del>
      <w:r w:rsidRPr="00DF25CA">
        <w:rPr>
          <w:rFonts w:ascii="Arial Narrow" w:hAnsi="Arial Narrow" w:cs="Arial"/>
        </w:rPr>
        <w:t xml:space="preserve"> return to earlier commits in time if there has been any problem and recovering a code that does work properly. The commits in Figure 1 are shown as coloured dots, and all the line with same colour dots is a branch. The whole of the image would represent a coding project.</w:t>
      </w:r>
      <w:commentRangeEnd w:id="59"/>
      <w:r>
        <w:rPr>
          <w:rStyle w:val="CommentReference"/>
        </w:rPr>
        <w:commentReference w:id="59"/>
      </w:r>
    </w:p>
    <w:p w14:paraId="5EF2F610" w14:textId="77777777" w:rsidR="00267805" w:rsidRPr="00DF25CA" w:rsidRDefault="00267805" w:rsidP="00267805">
      <w:pPr>
        <w:jc w:val="both"/>
        <w:rPr>
          <w:rFonts w:ascii="Arial Narrow" w:hAnsi="Arial Narrow" w:cs="Arial"/>
        </w:rPr>
      </w:pPr>
    </w:p>
    <w:p w14:paraId="29D6BDB9" w14:textId="77777777" w:rsidR="00267805" w:rsidRPr="00DF25CA" w:rsidRDefault="00267805" w:rsidP="00267805">
      <w:pPr>
        <w:keepNext/>
        <w:jc w:val="both"/>
      </w:pPr>
      <w:r w:rsidRPr="00DF25CA">
        <w:rPr>
          <w:noProof/>
        </w:rPr>
        <mc:AlternateContent>
          <mc:Choice Requires="wps">
            <w:drawing>
              <wp:anchor distT="0" distB="0" distL="114300" distR="114300" simplePos="0" relativeHeight="251669504" behindDoc="1" locked="0" layoutInCell="1" allowOverlap="1" wp14:anchorId="1BB745B8" wp14:editId="60FA54C5">
                <wp:simplePos x="0" y="0"/>
                <wp:positionH relativeFrom="column">
                  <wp:posOffset>0</wp:posOffset>
                </wp:positionH>
                <wp:positionV relativeFrom="paragraph">
                  <wp:posOffset>1716405</wp:posOffset>
                </wp:positionV>
                <wp:extent cx="3008630" cy="635"/>
                <wp:effectExtent l="0" t="0" r="1270" b="0"/>
                <wp:wrapTopAndBottom/>
                <wp:docPr id="26" name="Text Box 26"/>
                <wp:cNvGraphicFramePr/>
                <a:graphic xmlns:a="http://schemas.openxmlformats.org/drawingml/2006/main">
                  <a:graphicData uri="http://schemas.microsoft.com/office/word/2010/wordprocessingShape">
                    <wps:wsp>
                      <wps:cNvSpPr txBox="1"/>
                      <wps:spPr>
                        <a:xfrm>
                          <a:off x="0" y="0"/>
                          <a:ext cx="3008630" cy="635"/>
                        </a:xfrm>
                        <a:prstGeom prst="rect">
                          <a:avLst/>
                        </a:prstGeom>
                        <a:solidFill>
                          <a:prstClr val="white"/>
                        </a:solidFill>
                        <a:ln>
                          <a:noFill/>
                        </a:ln>
                      </wps:spPr>
                      <wps:txbx>
                        <w:txbxContent>
                          <w:p w14:paraId="52FF6F19" w14:textId="77777777" w:rsidR="00267805" w:rsidRPr="00BD16EC" w:rsidRDefault="00267805" w:rsidP="00267805">
                            <w:pPr>
                              <w:pStyle w:val="Caption"/>
                              <w:rPr>
                                <w:rFonts w:ascii="Arial Narrow" w:hAnsi="Arial Narrow" w:cs="Arial"/>
                                <w:noProof/>
                                <w:lang w:val="en-US"/>
                                <w:rPrChange w:id="70" w:author="Pedro Gambus" w:date="2022-01-18T13:35:00Z">
                                  <w:rPr>
                                    <w:rFonts w:ascii="Arial Narrow" w:hAnsi="Arial Narrow" w:cs="Arial"/>
                                    <w:noProof/>
                                  </w:rPr>
                                </w:rPrChange>
                              </w:rPr>
                            </w:pPr>
                            <w:r w:rsidRPr="00BD16EC">
                              <w:rPr>
                                <w:lang w:val="en-US"/>
                                <w:rPrChange w:id="71" w:author="Pedro Gambus" w:date="2022-01-18T13:35:00Z">
                                  <w:rPr/>
                                </w:rPrChange>
                              </w:rPr>
                              <w:t xml:space="preserve">Figure </w:t>
                            </w:r>
                            <w:r>
                              <w:fldChar w:fldCharType="begin"/>
                            </w:r>
                            <w:r w:rsidRPr="00BD16EC">
                              <w:rPr>
                                <w:lang w:val="en-US"/>
                                <w:rPrChange w:id="72" w:author="Pedro Gambus" w:date="2022-01-18T13:35:00Z">
                                  <w:rPr/>
                                </w:rPrChange>
                              </w:rPr>
                              <w:instrText xml:space="preserve"> SEQ Figure \* ARABIC </w:instrText>
                            </w:r>
                            <w:r>
                              <w:fldChar w:fldCharType="separate"/>
                            </w:r>
                            <w:r w:rsidRPr="00BD16EC">
                              <w:rPr>
                                <w:noProof/>
                                <w:lang w:val="en-US"/>
                                <w:rPrChange w:id="73" w:author="Pedro Gambus" w:date="2022-01-18T13:35:00Z">
                                  <w:rPr>
                                    <w:noProof/>
                                  </w:rPr>
                                </w:rPrChange>
                              </w:rPr>
                              <w:t>1</w:t>
                            </w:r>
                            <w:r>
                              <w:rPr>
                                <w:noProof/>
                              </w:rPr>
                              <w:fldChar w:fldCharType="end"/>
                            </w:r>
                            <w:r w:rsidRPr="00BD16EC">
                              <w:rPr>
                                <w:lang w:val="en-US"/>
                                <w:rPrChange w:id="74" w:author="Pedro Gambus" w:date="2022-01-18T13:35:00Z">
                                  <w:rPr/>
                                </w:rPrChange>
                              </w:rPr>
                              <w:t>: Git structure (Noble desktop,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B745B8" id="_x0000_t202" coordsize="21600,21600" o:spt="202" path="m,l,21600r21600,l21600,xe">
                <v:stroke joinstyle="miter"/>
                <v:path gradientshapeok="t" o:connecttype="rect"/>
              </v:shapetype>
              <v:shape id="Text Box 26" o:spid="_x0000_s1026" type="#_x0000_t202" style="position:absolute;left:0;text-align:left;margin-left:0;margin-top:135.15pt;width:236.9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" stroked="f">
                <v:textbox style="mso-fit-shape-to-text:t" inset="0,0,0,0">
                  <w:txbxContent>
                    <w:p w14:paraId="52FF6F19" w14:textId="77777777" w:rsidR="00267805" w:rsidRPr="00BD16EC" w:rsidRDefault="00267805" w:rsidP="00267805">
                      <w:pPr>
                        <w:pStyle w:val="Caption"/>
                        <w:rPr>
                          <w:rFonts w:ascii="Arial Narrow" w:hAnsi="Arial Narrow" w:cs="Arial"/>
                          <w:noProof/>
                          <w:lang w:val="en-US"/>
                          <w:rPrChange w:id="75" w:author="Pedro Gambus" w:date="2022-01-18T13:35:00Z">
                            <w:rPr>
                              <w:rFonts w:ascii="Arial Narrow" w:hAnsi="Arial Narrow" w:cs="Arial"/>
                              <w:noProof/>
                            </w:rPr>
                          </w:rPrChange>
                        </w:rPr>
                      </w:pPr>
                      <w:r w:rsidRPr="00BD16EC">
                        <w:rPr>
                          <w:lang w:val="en-US"/>
                          <w:rPrChange w:id="76" w:author="Pedro Gambus" w:date="2022-01-18T13:35:00Z">
                            <w:rPr/>
                          </w:rPrChange>
                        </w:rPr>
                        <w:t xml:space="preserve">Figure </w:t>
                      </w:r>
                      <w:r>
                        <w:fldChar w:fldCharType="begin"/>
                      </w:r>
                      <w:r w:rsidRPr="00BD16EC">
                        <w:rPr>
                          <w:lang w:val="en-US"/>
                          <w:rPrChange w:id="77" w:author="Pedro Gambus" w:date="2022-01-18T13:35:00Z">
                            <w:rPr/>
                          </w:rPrChange>
                        </w:rPr>
                        <w:instrText xml:space="preserve"> SEQ Figure \* ARABIC </w:instrText>
                      </w:r>
                      <w:r>
                        <w:fldChar w:fldCharType="separate"/>
                      </w:r>
                      <w:r w:rsidRPr="00BD16EC">
                        <w:rPr>
                          <w:noProof/>
                          <w:lang w:val="en-US"/>
                          <w:rPrChange w:id="78" w:author="Pedro Gambus" w:date="2022-01-18T13:35:00Z">
                            <w:rPr>
                              <w:noProof/>
                            </w:rPr>
                          </w:rPrChange>
                        </w:rPr>
                        <w:t>1</w:t>
                      </w:r>
                      <w:r>
                        <w:rPr>
                          <w:noProof/>
                        </w:rPr>
                        <w:fldChar w:fldCharType="end"/>
                      </w:r>
                      <w:r w:rsidRPr="00BD16EC">
                        <w:rPr>
                          <w:lang w:val="en-US"/>
                          <w:rPrChange w:id="79" w:author="Pedro Gambus" w:date="2022-01-18T13:35:00Z">
                            <w:rPr/>
                          </w:rPrChange>
                        </w:rPr>
                        <w:t>: Git structure (Noble desktop, 2021).</w:t>
                      </w:r>
                    </w:p>
                  </w:txbxContent>
                </v:textbox>
                <w10:wrap type="topAndBottom"/>
              </v:shape>
            </w:pict>
          </mc:Fallback>
        </mc:AlternateContent>
      </w:r>
      <w:r w:rsidRPr="00DF25CA">
        <w:rPr>
          <w:rFonts w:ascii="Arial Narrow" w:hAnsi="Arial Narrow" w:cs="Arial"/>
          <w:noProof/>
        </w:rPr>
        <w:drawing>
          <wp:anchor distT="0" distB="0" distL="114300" distR="114300" simplePos="0" relativeHeight="251668480" behindDoc="1" locked="0" layoutInCell="1" allowOverlap="1" wp14:anchorId="7E92FADB" wp14:editId="67AE95F9">
            <wp:simplePos x="0" y="0"/>
            <wp:positionH relativeFrom="column">
              <wp:posOffset>0</wp:posOffset>
            </wp:positionH>
            <wp:positionV relativeFrom="paragraph">
              <wp:posOffset>120072</wp:posOffset>
            </wp:positionV>
            <wp:extent cx="3008923" cy="1541798"/>
            <wp:effectExtent l="0" t="0" r="1270" b="0"/>
            <wp:wrapTight wrapText="bothSides">
              <wp:wrapPolygon edited="0">
                <wp:start x="0" y="0"/>
                <wp:lineTo x="0" y="21351"/>
                <wp:lineTo x="21518" y="21351"/>
                <wp:lineTo x="21518" y="0"/>
                <wp:lineTo x="0" y="0"/>
              </wp:wrapPolygon>
            </wp:wrapTight>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08923" cy="1541798"/>
                    </a:xfrm>
                    <a:prstGeom prst="rect">
                      <a:avLst/>
                    </a:prstGeom>
                  </pic:spPr>
                </pic:pic>
              </a:graphicData>
            </a:graphic>
            <wp14:sizeRelH relativeFrom="page">
              <wp14:pctWidth>0</wp14:pctWidth>
            </wp14:sizeRelH>
            <wp14:sizeRelV relativeFrom="page">
              <wp14:pctHeight>0</wp14:pctHeight>
            </wp14:sizeRelV>
          </wp:anchor>
        </w:drawing>
      </w:r>
    </w:p>
    <w:p w14:paraId="2E3929FD" w14:textId="77777777" w:rsidR="00267805" w:rsidRPr="00DF25CA" w:rsidRDefault="00267805" w:rsidP="00267805">
      <w:pPr>
        <w:jc w:val="both"/>
        <w:rPr>
          <w:rFonts w:ascii="Arial Narrow" w:hAnsi="Arial Narrow" w:cs="Arial"/>
        </w:rPr>
      </w:pPr>
      <w:r w:rsidRPr="00DF25CA">
        <w:rPr>
          <w:rFonts w:ascii="Arial Narrow" w:hAnsi="Arial Narrow" w:cs="Arial"/>
        </w:rPr>
        <w:t>As seen in the Figure to the left, two people (or more) can work simultaneously on different branch implementations and later merge them into the original master branch. On the other hand, it can be the same person working parallelly on different implementations, which is our case.</w:t>
      </w:r>
    </w:p>
    <w:p w14:paraId="620CA932" w14:textId="77777777" w:rsidR="00267805" w:rsidRPr="00DF25CA" w:rsidRDefault="00267805" w:rsidP="00267805">
      <w:pPr>
        <w:jc w:val="both"/>
        <w:rPr>
          <w:rFonts w:ascii="Arial Narrow" w:hAnsi="Arial Narrow" w:cs="Arial"/>
        </w:rPr>
      </w:pPr>
    </w:p>
    <w:p w14:paraId="1AC3DEA6" w14:textId="77777777" w:rsidR="00267805" w:rsidRPr="00DF25CA" w:rsidRDefault="00267805" w:rsidP="00267805">
      <w:pPr>
        <w:jc w:val="both"/>
        <w:rPr>
          <w:rFonts w:ascii="Arial Narrow" w:hAnsi="Arial Narrow" w:cs="Arial"/>
        </w:rPr>
      </w:pPr>
    </w:p>
    <w:p w14:paraId="674146F7" w14:textId="77777777" w:rsidR="00267805" w:rsidRPr="00DF25CA" w:rsidRDefault="00267805" w:rsidP="00267805">
      <w:pPr>
        <w:pStyle w:val="Heading3"/>
        <w:numPr>
          <w:ilvl w:val="2"/>
          <w:numId w:val="12"/>
        </w:numPr>
      </w:pPr>
      <w:bookmarkStart w:id="80" w:name="_Toc93057757"/>
      <w:r w:rsidRPr="00DF25CA">
        <w:t>Project Structure</w:t>
      </w:r>
      <w:bookmarkEnd w:id="80"/>
    </w:p>
    <w:p w14:paraId="4E4C6891" w14:textId="77777777" w:rsidR="00267805" w:rsidRPr="00DF25CA" w:rsidRDefault="00267805" w:rsidP="00267805">
      <w:pPr>
        <w:jc w:val="both"/>
        <w:rPr>
          <w:rFonts w:ascii="Arial Narrow" w:hAnsi="Arial Narrow" w:cs="Arial"/>
        </w:rPr>
      </w:pPr>
      <w:r w:rsidRPr="00DF25CA">
        <w:rPr>
          <w:rFonts w:ascii="Arial Narrow" w:hAnsi="Arial Narrow" w:cs="Arial"/>
        </w:rPr>
        <w:br/>
        <w:t>The structure of the project is composed of several files divided in two main groups: Model and Report. Regarding the Model group, there are several files explained below and in the Report group there is this word document containing all the information of the project.</w:t>
      </w:r>
    </w:p>
    <w:p w14:paraId="64545FA9" w14:textId="77777777" w:rsidR="00267805" w:rsidRPr="00DF25CA" w:rsidRDefault="00267805" w:rsidP="00267805">
      <w:pPr>
        <w:jc w:val="both"/>
        <w:rPr>
          <w:rFonts w:ascii="Arial Narrow" w:hAnsi="Arial Narrow" w:cs="Arial"/>
        </w:rPr>
      </w:pPr>
    </w:p>
    <w:p w14:paraId="13E6C032" w14:textId="77777777" w:rsidR="00267805" w:rsidRPr="00DF25CA" w:rsidRDefault="00267805" w:rsidP="00267805">
      <w:pPr>
        <w:jc w:val="both"/>
        <w:rPr>
          <w:rFonts w:ascii="Arial Narrow" w:hAnsi="Arial Narrow" w:cs="Arial"/>
        </w:rPr>
      </w:pPr>
      <w:r w:rsidRPr="00DF25CA">
        <w:rPr>
          <w:rFonts w:ascii="Arial Narrow" w:hAnsi="Arial Narrow" w:cs="Arial"/>
        </w:rPr>
        <w:t xml:space="preserve">Inside the model group we can find several archives: The archives folder; containing the CSV </w:t>
      </w:r>
      <w:ins w:id="81" w:author="Pedro Gambus" w:date="2022-01-17T09:30:00Z">
        <w:r>
          <w:rPr>
            <w:rFonts w:ascii="Arial Narrow" w:hAnsi="Arial Narrow" w:cs="Arial"/>
          </w:rPr>
          <w:t xml:space="preserve">files </w:t>
        </w:r>
      </w:ins>
      <w:r w:rsidRPr="00DF25CA">
        <w:rPr>
          <w:rFonts w:ascii="Arial Narrow" w:hAnsi="Arial Narrow" w:cs="Arial"/>
        </w:rPr>
        <w:t>of the patients’ data, the “TrainTestMatrices” folder; containing the CSV files with the data frames used to train and test the models, the “.pickle” archives; which are the already trained models for later usage, “.png” images of plots; generated inside the code for model explanation, and last but not least four python files containing the code of the project. These four python files are called libraries.py, Train_Test_adquisitions.py, Model.py and example.py.</w:t>
      </w:r>
    </w:p>
    <w:p w14:paraId="166803ED" w14:textId="77777777" w:rsidR="00267805" w:rsidRPr="00DF25CA" w:rsidRDefault="00267805" w:rsidP="00267805">
      <w:pPr>
        <w:jc w:val="both"/>
        <w:rPr>
          <w:rFonts w:ascii="Arial Narrow" w:hAnsi="Arial Narrow" w:cs="Arial"/>
        </w:rPr>
      </w:pPr>
    </w:p>
    <w:p w14:paraId="2F6B52B2" w14:textId="77777777" w:rsidR="00267805" w:rsidRPr="00DF25CA" w:rsidRDefault="00267805" w:rsidP="00267805">
      <w:pPr>
        <w:pStyle w:val="ListParagraph"/>
        <w:numPr>
          <w:ilvl w:val="0"/>
          <w:numId w:val="14"/>
        </w:numPr>
        <w:jc w:val="both"/>
        <w:rPr>
          <w:rFonts w:ascii="Arial Narrow" w:hAnsi="Arial Narrow" w:cs="Arial"/>
        </w:rPr>
      </w:pPr>
      <w:r w:rsidRPr="00DF25CA">
        <w:rPr>
          <w:rFonts w:ascii="Arial Narrow" w:hAnsi="Arial Narrow" w:cs="Arial"/>
        </w:rPr>
        <w:t>libraries.py: includes all the libraries needed and is directly imported to the other “.py” files for their use.</w:t>
      </w:r>
    </w:p>
    <w:p w14:paraId="435047F6" w14:textId="77777777" w:rsidR="00267805" w:rsidRPr="00DF25CA" w:rsidRDefault="00267805" w:rsidP="00267805">
      <w:pPr>
        <w:jc w:val="both"/>
        <w:rPr>
          <w:rFonts w:ascii="Arial Narrow" w:hAnsi="Arial Narrow" w:cs="Arial"/>
        </w:rPr>
      </w:pPr>
    </w:p>
    <w:p w14:paraId="79E58546" w14:textId="77777777" w:rsidR="00267805" w:rsidRPr="00DF25CA" w:rsidRDefault="00267805" w:rsidP="00267805">
      <w:pPr>
        <w:pStyle w:val="ListParagraph"/>
        <w:numPr>
          <w:ilvl w:val="0"/>
          <w:numId w:val="14"/>
        </w:numPr>
        <w:jc w:val="both"/>
        <w:rPr>
          <w:rFonts w:ascii="Arial Narrow" w:hAnsi="Arial Narrow" w:cs="Arial"/>
        </w:rPr>
      </w:pPr>
      <w:r w:rsidRPr="00DF25CA">
        <w:rPr>
          <w:rFonts w:ascii="Arial Narrow" w:hAnsi="Arial Narrow" w:cs="Arial"/>
        </w:rPr>
        <w:t>Train_Test_adquisitions.py: Takes the raw data from patients CSV and pre-processes it, selecting the patients matching the needs of the model and taking the given seconds around the target event of LoC. Later it cleans the data and separates it for model training and testing.</w:t>
      </w:r>
    </w:p>
    <w:p w14:paraId="7536D79F" w14:textId="77777777" w:rsidR="00267805" w:rsidRPr="00DF25CA" w:rsidRDefault="00267805" w:rsidP="00267805">
      <w:pPr>
        <w:pStyle w:val="ListParagraph"/>
        <w:jc w:val="both"/>
        <w:rPr>
          <w:rFonts w:ascii="Arial Narrow" w:hAnsi="Arial Narrow" w:cs="Arial"/>
        </w:rPr>
      </w:pPr>
    </w:p>
    <w:p w14:paraId="53FADF14" w14:textId="77777777" w:rsidR="00267805" w:rsidRPr="00DF25CA" w:rsidRDefault="00267805" w:rsidP="00267805">
      <w:pPr>
        <w:pStyle w:val="ListParagraph"/>
        <w:numPr>
          <w:ilvl w:val="0"/>
          <w:numId w:val="14"/>
        </w:numPr>
        <w:jc w:val="both"/>
        <w:rPr>
          <w:rFonts w:ascii="Arial Narrow" w:hAnsi="Arial Narrow" w:cs="Arial"/>
        </w:rPr>
      </w:pPr>
      <w:r w:rsidRPr="00DF25CA">
        <w:rPr>
          <w:rFonts w:ascii="Arial Narrow" w:hAnsi="Arial Narrow" w:cs="Arial"/>
        </w:rPr>
        <w:lastRenderedPageBreak/>
        <w:t>Model.py: Takes the output data from previous file and trains and tests the models, and saves them for later use</w:t>
      </w:r>
    </w:p>
    <w:p w14:paraId="5A4CE6E5" w14:textId="77777777" w:rsidR="00267805" w:rsidRPr="00DF25CA" w:rsidRDefault="00267805" w:rsidP="00267805">
      <w:pPr>
        <w:jc w:val="both"/>
        <w:rPr>
          <w:rFonts w:ascii="Arial Narrow" w:hAnsi="Arial Narrow" w:cs="Arial"/>
        </w:rPr>
      </w:pPr>
    </w:p>
    <w:p w14:paraId="5342B6DB" w14:textId="77777777" w:rsidR="00267805" w:rsidRPr="00DF25CA" w:rsidRDefault="00267805" w:rsidP="00267805">
      <w:pPr>
        <w:pStyle w:val="ListParagraph"/>
        <w:numPr>
          <w:ilvl w:val="0"/>
          <w:numId w:val="14"/>
        </w:numPr>
        <w:jc w:val="both"/>
        <w:rPr>
          <w:rFonts w:ascii="Arial Narrow" w:hAnsi="Arial Narrow" w:cs="Arial"/>
        </w:rPr>
      </w:pPr>
      <w:r w:rsidRPr="00DF25CA">
        <w:rPr>
          <w:rFonts w:ascii="Arial Narrow" w:hAnsi="Arial Narrow" w:cs="Arial"/>
        </w:rPr>
        <w:t>example.py: Taking the model already trained and validated, takes a new patient and computes its moment of LoC.</w:t>
      </w:r>
    </w:p>
    <w:p w14:paraId="416DDD54" w14:textId="77777777" w:rsidR="00267805" w:rsidRPr="00DF25CA" w:rsidRDefault="00267805" w:rsidP="00267805">
      <w:pPr>
        <w:jc w:val="both"/>
        <w:rPr>
          <w:rFonts w:ascii="Arial Narrow" w:hAnsi="Arial Narrow" w:cs="Arial"/>
        </w:rPr>
      </w:pPr>
    </w:p>
    <w:p w14:paraId="2ED0BD54" w14:textId="77777777" w:rsidR="00267805" w:rsidRPr="00DF25CA" w:rsidRDefault="00267805" w:rsidP="00267805">
      <w:pPr>
        <w:jc w:val="both"/>
        <w:rPr>
          <w:rFonts w:ascii="Arial Narrow" w:hAnsi="Arial Narrow" w:cs="Arial"/>
        </w:rPr>
      </w:pPr>
      <w:r w:rsidRPr="00DF25CA">
        <w:rPr>
          <w:rFonts w:ascii="Arial Narrow" w:hAnsi="Arial Narrow" w:cs="Arial"/>
        </w:rPr>
        <w:t>The documents structure is shown in the Figure below, as it is presented in GitHub webpage.</w:t>
      </w:r>
    </w:p>
    <w:p w14:paraId="18FC02E1" w14:textId="77777777" w:rsidR="00267805" w:rsidRPr="00DF25CA" w:rsidRDefault="00267805" w:rsidP="00267805">
      <w:pPr>
        <w:keepNext/>
        <w:jc w:val="both"/>
      </w:pPr>
      <w:r w:rsidRPr="00DF25CA">
        <w:rPr>
          <w:rFonts w:ascii="Arial Narrow" w:hAnsi="Arial Narrow" w:cs="Arial"/>
          <w:noProof/>
        </w:rPr>
        <w:drawing>
          <wp:inline distT="0" distB="0" distL="0" distR="0" wp14:anchorId="2FBC5962" wp14:editId="67BDDBF7">
            <wp:extent cx="5731510" cy="4799330"/>
            <wp:effectExtent l="0" t="0" r="0" b="127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799330"/>
                    </a:xfrm>
                    <a:prstGeom prst="rect">
                      <a:avLst/>
                    </a:prstGeom>
                  </pic:spPr>
                </pic:pic>
              </a:graphicData>
            </a:graphic>
          </wp:inline>
        </w:drawing>
      </w:r>
    </w:p>
    <w:p w14:paraId="17073088" w14:textId="77777777" w:rsidR="00267805" w:rsidRPr="00DF25CA" w:rsidRDefault="00267805" w:rsidP="00267805">
      <w:pPr>
        <w:pStyle w:val="Caption"/>
        <w:jc w:val="center"/>
        <w:rPr>
          <w:rFonts w:ascii="Arial Narrow" w:hAnsi="Arial Narrow" w:cs="Arial"/>
        </w:rPr>
      </w:pPr>
      <w:r w:rsidRPr="00DF25CA">
        <w:t xml:space="preserve">Figure </w:t>
      </w:r>
      <w:r w:rsidRPr="00DF25CA">
        <w:fldChar w:fldCharType="begin"/>
      </w:r>
      <w:r w:rsidRPr="00DF25CA">
        <w:instrText xml:space="preserve"> SEQ Figure \* ARABIC </w:instrText>
      </w:r>
      <w:r w:rsidRPr="00DF25CA">
        <w:fldChar w:fldCharType="separate"/>
      </w:r>
      <w:r>
        <w:rPr>
          <w:noProof/>
        </w:rPr>
        <w:t>2</w:t>
      </w:r>
      <w:r w:rsidRPr="00DF25CA">
        <w:fldChar w:fldCharType="end"/>
      </w:r>
      <w:r w:rsidRPr="00DF25CA">
        <w:t>: GitHub archives distribution.</w:t>
      </w:r>
    </w:p>
    <w:p w14:paraId="09DD8D21" w14:textId="77777777" w:rsidR="00267805" w:rsidRPr="00DF25CA" w:rsidRDefault="00267805" w:rsidP="00267805">
      <w:pPr>
        <w:jc w:val="both"/>
        <w:rPr>
          <w:rFonts w:ascii="Arial Narrow" w:hAnsi="Arial Narrow" w:cs="Arial"/>
        </w:rPr>
      </w:pPr>
      <w:r w:rsidRPr="00DF25CA">
        <w:rPr>
          <w:rFonts w:ascii="Arial Narrow" w:hAnsi="Arial Narrow" w:cs="Arial"/>
        </w:rPr>
        <w:t>This four-file code structure has been chosen because functional programming, which is based on defining the functions (duties) of the code in a file and implementing them on another, generates much clearer and understandable codes. Furthermore, comments have been written all over the four archives to further improve their understanding.</w:t>
      </w:r>
    </w:p>
    <w:p w14:paraId="137BD58D" w14:textId="77777777" w:rsidR="00267805" w:rsidRPr="00DF25CA" w:rsidRDefault="00267805" w:rsidP="00267805">
      <w:pPr>
        <w:jc w:val="both"/>
        <w:rPr>
          <w:rFonts w:ascii="Arial Narrow" w:hAnsi="Arial Narrow" w:cs="Arial"/>
        </w:rPr>
      </w:pPr>
    </w:p>
    <w:p w14:paraId="10BC3C4C" w14:textId="77777777" w:rsidR="00267805" w:rsidRPr="00DF25CA" w:rsidRDefault="00267805" w:rsidP="00267805"/>
    <w:p w14:paraId="2061DA52" w14:textId="77777777" w:rsidR="00267805" w:rsidRPr="00DF25CA" w:rsidRDefault="00267805" w:rsidP="00267805">
      <w:pPr>
        <w:pStyle w:val="Heading3"/>
        <w:numPr>
          <w:ilvl w:val="2"/>
          <w:numId w:val="12"/>
        </w:numPr>
      </w:pPr>
      <w:bookmarkStart w:id="82" w:name="_Toc93057758"/>
      <w:r w:rsidRPr="00DF25CA">
        <w:t>Project workload</w:t>
      </w:r>
      <w:bookmarkEnd w:id="82"/>
      <w:r w:rsidRPr="00DF25CA">
        <w:t xml:space="preserve"> </w:t>
      </w:r>
    </w:p>
    <w:p w14:paraId="650143CB" w14:textId="77777777" w:rsidR="00267805" w:rsidRPr="00DF25CA" w:rsidRDefault="00267805" w:rsidP="00267805">
      <w:pPr>
        <w:jc w:val="both"/>
        <w:rPr>
          <w:rFonts w:ascii="Arial Narrow" w:hAnsi="Arial Narrow" w:cs="Arial"/>
        </w:rPr>
      </w:pPr>
    </w:p>
    <w:p w14:paraId="7C92B1F0" w14:textId="77777777" w:rsidR="00267805" w:rsidRPr="00DF25CA" w:rsidRDefault="00267805" w:rsidP="00267805">
      <w:pPr>
        <w:jc w:val="both"/>
        <w:rPr>
          <w:rFonts w:ascii="Arial Narrow" w:hAnsi="Arial Narrow" w:cs="Arial"/>
        </w:rPr>
      </w:pPr>
      <w:r w:rsidRPr="00DF25CA">
        <w:rPr>
          <w:rFonts w:ascii="Arial Narrow" w:hAnsi="Arial Narrow" w:cs="Arial"/>
        </w:rPr>
        <w:t>The structure of the project is divided in three differentiated temporal sections corresponding to the main three workloads of the project:</w:t>
      </w:r>
    </w:p>
    <w:p w14:paraId="22C1334F" w14:textId="77777777" w:rsidR="00267805" w:rsidRPr="00DF25CA" w:rsidRDefault="00267805" w:rsidP="00267805">
      <w:pPr>
        <w:jc w:val="both"/>
        <w:rPr>
          <w:rFonts w:ascii="Arial Narrow" w:hAnsi="Arial Narrow" w:cs="Arial"/>
        </w:rPr>
      </w:pPr>
    </w:p>
    <w:p w14:paraId="68DA1F8F" w14:textId="77777777" w:rsidR="00267805" w:rsidRPr="00DF25CA" w:rsidRDefault="00267805" w:rsidP="00267805">
      <w:pPr>
        <w:pStyle w:val="ListParagraph"/>
        <w:numPr>
          <w:ilvl w:val="0"/>
          <w:numId w:val="9"/>
        </w:numPr>
        <w:jc w:val="both"/>
        <w:rPr>
          <w:rFonts w:ascii="Arial Narrow" w:hAnsi="Arial Narrow" w:cs="Arial"/>
        </w:rPr>
      </w:pPr>
      <w:r w:rsidRPr="00DF25CA">
        <w:rPr>
          <w:rFonts w:ascii="Arial Narrow" w:hAnsi="Arial Narrow" w:cs="Arial"/>
        </w:rPr>
        <w:t>Practical sessions in the operating room</w:t>
      </w:r>
    </w:p>
    <w:p w14:paraId="12F9A431" w14:textId="77777777" w:rsidR="00267805" w:rsidRPr="00DF25CA" w:rsidRDefault="00267805" w:rsidP="00267805">
      <w:pPr>
        <w:pStyle w:val="ListParagraph"/>
        <w:numPr>
          <w:ilvl w:val="0"/>
          <w:numId w:val="9"/>
        </w:numPr>
        <w:jc w:val="both"/>
        <w:rPr>
          <w:rFonts w:ascii="Arial Narrow" w:hAnsi="Arial Narrow" w:cs="Arial"/>
        </w:rPr>
      </w:pPr>
      <w:r w:rsidRPr="00DF25CA">
        <w:rPr>
          <w:rFonts w:ascii="Arial Narrow" w:hAnsi="Arial Narrow" w:cs="Arial"/>
        </w:rPr>
        <w:t>Working from home on the data and documents</w:t>
      </w:r>
    </w:p>
    <w:p w14:paraId="0E1CAD37" w14:textId="77777777" w:rsidR="00267805" w:rsidRPr="00DF25CA" w:rsidRDefault="00267805" w:rsidP="00267805">
      <w:pPr>
        <w:pStyle w:val="ListParagraph"/>
        <w:numPr>
          <w:ilvl w:val="0"/>
          <w:numId w:val="9"/>
        </w:numPr>
        <w:jc w:val="both"/>
        <w:rPr>
          <w:rFonts w:ascii="Arial Narrow" w:hAnsi="Arial Narrow" w:cs="Arial"/>
        </w:rPr>
      </w:pPr>
      <w:r w:rsidRPr="00DF25CA">
        <w:rPr>
          <w:rFonts w:ascii="Arial Narrow" w:hAnsi="Arial Narrow" w:cs="Arial"/>
        </w:rPr>
        <w:t>Document submission and personal presentation.</w:t>
      </w:r>
      <w:r w:rsidRPr="00DF25CA">
        <w:rPr>
          <w:rFonts w:ascii="Arial Narrow" w:hAnsi="Arial Narrow" w:cs="Arial"/>
          <w:highlight w:val="yellow"/>
        </w:rPr>
        <w:t xml:space="preserve"> </w:t>
      </w:r>
    </w:p>
    <w:p w14:paraId="7D2DE068" w14:textId="77777777" w:rsidR="00267805" w:rsidRPr="00DF25CA" w:rsidRDefault="00267805" w:rsidP="00267805">
      <w:pPr>
        <w:jc w:val="both"/>
        <w:rPr>
          <w:rFonts w:ascii="Arial Narrow" w:hAnsi="Arial Narrow" w:cs="Arial"/>
        </w:rPr>
      </w:pPr>
    </w:p>
    <w:p w14:paraId="6406F648" w14:textId="77777777" w:rsidR="00267805" w:rsidRPr="00DF25CA" w:rsidRDefault="00267805" w:rsidP="00267805">
      <w:pPr>
        <w:jc w:val="both"/>
        <w:rPr>
          <w:rFonts w:ascii="Arial Narrow" w:hAnsi="Arial Narrow" w:cs="Arial"/>
        </w:rPr>
      </w:pPr>
      <w:r w:rsidRPr="00DF25CA">
        <w:rPr>
          <w:rFonts w:ascii="Arial Narrow" w:hAnsi="Arial Narrow" w:cs="Arial"/>
        </w:rPr>
        <w:t xml:space="preserve">Firstly, practical sessions in </w:t>
      </w:r>
      <w:ins w:id="83" w:author="Pedro Gambus" w:date="2022-01-17T09:31:00Z">
        <w:r>
          <w:rPr>
            <w:rFonts w:ascii="Arial Narrow" w:hAnsi="Arial Narrow" w:cs="Arial"/>
          </w:rPr>
          <w:t xml:space="preserve">the </w:t>
        </w:r>
      </w:ins>
      <w:r w:rsidRPr="00DF25CA">
        <w:rPr>
          <w:rFonts w:ascii="Arial Narrow" w:hAnsi="Arial Narrow" w:cs="Arial"/>
        </w:rPr>
        <w:t xml:space="preserve">OR take place, where data is collected from the </w:t>
      </w:r>
      <w:ins w:id="84" w:author="Pedro Gambus" w:date="2022-01-17T09:31:00Z">
        <w:r>
          <w:rPr>
            <w:rFonts w:ascii="Arial Narrow" w:hAnsi="Arial Narrow" w:cs="Arial"/>
          </w:rPr>
          <w:t xml:space="preserve">anaesthesia and </w:t>
        </w:r>
      </w:ins>
      <w:r w:rsidRPr="00DF25CA">
        <w:rPr>
          <w:rFonts w:ascii="Arial Narrow" w:hAnsi="Arial Narrow" w:cs="Arial"/>
        </w:rPr>
        <w:t xml:space="preserve">surgical procedures in </w:t>
      </w:r>
      <w:del w:id="85" w:author="Pedro Gambus" w:date="2022-01-17T09:31:00Z">
        <w:r w:rsidRPr="00DF25CA" w:rsidDel="000912A4">
          <w:rPr>
            <w:rFonts w:ascii="Arial Narrow" w:hAnsi="Arial Narrow" w:cs="Arial"/>
          </w:rPr>
          <w:delText>the operating room number four</w:delText>
        </w:r>
      </w:del>
      <w:ins w:id="86" w:author="Pedro Gambus" w:date="2022-01-17T09:31:00Z">
        <w:r>
          <w:rPr>
            <w:rFonts w:ascii="Arial Narrow" w:hAnsi="Arial Narrow" w:cs="Arial"/>
          </w:rPr>
          <w:t>OR-4</w:t>
        </w:r>
      </w:ins>
      <w:r w:rsidRPr="00DF25CA">
        <w:rPr>
          <w:rFonts w:ascii="Arial Narrow" w:hAnsi="Arial Narrow" w:cs="Arial"/>
        </w:rPr>
        <w:t xml:space="preserve"> of the Major </w:t>
      </w:r>
      <w:del w:id="87" w:author="Pedro Gambus" w:date="2022-01-17T09:32:00Z">
        <w:r w:rsidRPr="00DF25CA" w:rsidDel="000912A4">
          <w:rPr>
            <w:rFonts w:ascii="Arial Narrow" w:hAnsi="Arial Narrow" w:cs="Arial"/>
          </w:rPr>
          <w:delText xml:space="preserve">ambulatory </w:delText>
        </w:r>
      </w:del>
      <w:ins w:id="88" w:author="Pedro Gambus" w:date="2022-01-17T09:32:00Z">
        <w:r>
          <w:rPr>
            <w:rFonts w:ascii="Arial Narrow" w:hAnsi="Arial Narrow" w:cs="Arial"/>
          </w:rPr>
          <w:t>A</w:t>
        </w:r>
        <w:r w:rsidRPr="00DF25CA">
          <w:rPr>
            <w:rFonts w:ascii="Arial Narrow" w:hAnsi="Arial Narrow" w:cs="Arial"/>
          </w:rPr>
          <w:t xml:space="preserve">mbulatory </w:t>
        </w:r>
      </w:ins>
      <w:r w:rsidRPr="00DF25CA">
        <w:rPr>
          <w:rFonts w:ascii="Arial Narrow" w:hAnsi="Arial Narrow" w:cs="Arial"/>
        </w:rPr>
        <w:t xml:space="preserve">Surgery </w:t>
      </w:r>
      <w:del w:id="89" w:author="Pedro Gambus" w:date="2022-01-17T09:32:00Z">
        <w:r w:rsidRPr="00DF25CA" w:rsidDel="000912A4">
          <w:rPr>
            <w:rFonts w:ascii="Arial Narrow" w:hAnsi="Arial Narrow" w:cs="Arial"/>
          </w:rPr>
          <w:delText xml:space="preserve">department </w:delText>
        </w:r>
      </w:del>
      <w:ins w:id="90" w:author="Pedro Gambus" w:date="2022-01-17T09:32:00Z">
        <w:r>
          <w:rPr>
            <w:rFonts w:ascii="Arial Narrow" w:hAnsi="Arial Narrow" w:cs="Arial"/>
          </w:rPr>
          <w:t>Unit</w:t>
        </w:r>
        <w:r w:rsidRPr="00DF25CA">
          <w:rPr>
            <w:rFonts w:ascii="Arial Narrow" w:hAnsi="Arial Narrow" w:cs="Arial"/>
          </w:rPr>
          <w:t xml:space="preserve"> </w:t>
        </w:r>
      </w:ins>
      <w:r w:rsidRPr="00DF25CA">
        <w:rPr>
          <w:rFonts w:ascii="Arial Narrow" w:hAnsi="Arial Narrow" w:cs="Arial"/>
        </w:rPr>
        <w:t xml:space="preserve">on Tuesdays and Thursdays from September until </w:t>
      </w:r>
      <w:commentRangeStart w:id="91"/>
      <w:r w:rsidRPr="00DF25CA">
        <w:rPr>
          <w:rFonts w:ascii="Arial Narrow" w:hAnsi="Arial Narrow" w:cs="Arial"/>
        </w:rPr>
        <w:t>November</w:t>
      </w:r>
      <w:commentRangeEnd w:id="91"/>
      <w:r w:rsidRPr="00DF25CA">
        <w:rPr>
          <w:rStyle w:val="CommentReference"/>
        </w:rPr>
        <w:commentReference w:id="91"/>
      </w:r>
      <w:r w:rsidRPr="00DF25CA">
        <w:rPr>
          <w:rFonts w:ascii="Arial Narrow" w:hAnsi="Arial Narrow" w:cs="Arial"/>
        </w:rPr>
        <w:t xml:space="preserve">. In this section, Dr. Pedro Gambús guides the </w:t>
      </w:r>
      <w:del w:id="92" w:author="Pedro Gambus" w:date="2022-01-17T09:32:00Z">
        <w:r w:rsidRPr="00DF25CA" w:rsidDel="000912A4">
          <w:rPr>
            <w:rFonts w:ascii="Arial Narrow" w:hAnsi="Arial Narrow" w:cs="Arial"/>
          </w:rPr>
          <w:delText xml:space="preserve">gathering </w:delText>
        </w:r>
      </w:del>
      <w:ins w:id="93" w:author="Pedro Gambus" w:date="2022-01-17T09:32:00Z">
        <w:r>
          <w:rPr>
            <w:rFonts w:ascii="Arial Narrow" w:hAnsi="Arial Narrow" w:cs="Arial"/>
          </w:rPr>
          <w:t>recording and collection</w:t>
        </w:r>
        <w:r w:rsidRPr="00DF25CA">
          <w:rPr>
            <w:rFonts w:ascii="Arial Narrow" w:hAnsi="Arial Narrow" w:cs="Arial"/>
          </w:rPr>
          <w:t xml:space="preserve"> </w:t>
        </w:r>
      </w:ins>
      <w:r w:rsidRPr="00DF25CA">
        <w:rPr>
          <w:rFonts w:ascii="Arial Narrow" w:hAnsi="Arial Narrow" w:cs="Arial"/>
        </w:rPr>
        <w:t>of the intraoperative data and gives explanations around the activity undergone in the operating room and the parameters recorded.</w:t>
      </w:r>
    </w:p>
    <w:p w14:paraId="7A2315C6" w14:textId="77777777" w:rsidR="00267805" w:rsidRPr="00DF25CA" w:rsidRDefault="00267805" w:rsidP="00267805">
      <w:pPr>
        <w:jc w:val="both"/>
        <w:rPr>
          <w:rFonts w:ascii="Arial Narrow" w:hAnsi="Arial Narrow" w:cs="Arial"/>
        </w:rPr>
      </w:pPr>
    </w:p>
    <w:p w14:paraId="2F07432B" w14:textId="77777777" w:rsidR="00267805" w:rsidRPr="00DF25CA" w:rsidRDefault="00267805" w:rsidP="00267805">
      <w:pPr>
        <w:jc w:val="both"/>
        <w:rPr>
          <w:rFonts w:ascii="Arial Narrow" w:hAnsi="Arial Narrow" w:cs="Arial"/>
        </w:rPr>
      </w:pPr>
      <w:r w:rsidRPr="00DF25CA">
        <w:rPr>
          <w:rFonts w:ascii="Arial Narrow" w:hAnsi="Arial Narrow" w:cs="Arial"/>
        </w:rPr>
        <w:t>Secondly, work from home takes place. In this section procedures like data analysis and document preparation are performed. Data preparation and model building, training and validation are performed using python language and Visual Studio Code user interphase. The packages used in the data analysis are a wide range, with special mention to scikit-learn. This package is a python package specifically designed for ML programming. In this section PhD undergraduate Joan Altés guides the programming process.</w:t>
      </w:r>
    </w:p>
    <w:p w14:paraId="44A89460" w14:textId="77777777" w:rsidR="00267805" w:rsidRPr="00DF25CA" w:rsidRDefault="00267805" w:rsidP="00267805">
      <w:pPr>
        <w:jc w:val="both"/>
        <w:rPr>
          <w:rFonts w:ascii="Arial Narrow" w:hAnsi="Arial Narrow" w:cs="Arial"/>
        </w:rPr>
      </w:pPr>
    </w:p>
    <w:p w14:paraId="1250F2DB" w14:textId="77777777" w:rsidR="00267805" w:rsidRPr="00DF25CA" w:rsidRDefault="00267805" w:rsidP="00267805">
      <w:pPr>
        <w:jc w:val="both"/>
        <w:rPr>
          <w:rFonts w:ascii="Arial Narrow" w:hAnsi="Arial Narrow" w:cs="Arial"/>
        </w:rPr>
      </w:pPr>
      <w:r w:rsidRPr="00DF25CA">
        <w:rPr>
          <w:rFonts w:ascii="Arial Narrow" w:hAnsi="Arial Narrow" w:cs="Arial"/>
        </w:rPr>
        <w:t xml:space="preserve">Finally, documents submission and presentation take </w:t>
      </w:r>
      <w:commentRangeStart w:id="94"/>
      <w:r w:rsidRPr="00DF25CA">
        <w:rPr>
          <w:rFonts w:ascii="Arial Narrow" w:hAnsi="Arial Narrow" w:cs="Arial"/>
        </w:rPr>
        <w:t>place</w:t>
      </w:r>
      <w:commentRangeEnd w:id="94"/>
      <w:r w:rsidRPr="00DF25CA">
        <w:rPr>
          <w:rStyle w:val="CommentReference"/>
        </w:rPr>
        <w:commentReference w:id="94"/>
      </w:r>
      <w:r w:rsidRPr="00DF25CA">
        <w:rPr>
          <w:rFonts w:ascii="Arial Narrow" w:hAnsi="Arial Narrow" w:cs="Arial"/>
        </w:rPr>
        <w:t xml:space="preserve">. </w:t>
      </w:r>
    </w:p>
    <w:p w14:paraId="46817614" w14:textId="77777777" w:rsidR="00267805" w:rsidRPr="00DF25CA" w:rsidRDefault="00267805" w:rsidP="00267805">
      <w:pPr>
        <w:jc w:val="both"/>
        <w:rPr>
          <w:rFonts w:ascii="Arial Narrow" w:hAnsi="Arial Narrow" w:cs="Arial"/>
        </w:rPr>
      </w:pPr>
    </w:p>
    <w:p w14:paraId="6F9BB1C8" w14:textId="77777777" w:rsidR="00267805" w:rsidRPr="00DF25CA" w:rsidRDefault="00267805" w:rsidP="00267805">
      <w:pPr>
        <w:jc w:val="both"/>
        <w:rPr>
          <w:rFonts w:ascii="Arial Narrow" w:hAnsi="Arial Narrow" w:cs="Arial"/>
        </w:rPr>
      </w:pPr>
    </w:p>
    <w:p w14:paraId="430041AA" w14:textId="77777777" w:rsidR="00267805" w:rsidRPr="00DF25CA" w:rsidRDefault="00267805" w:rsidP="00267805">
      <w:pPr>
        <w:pStyle w:val="Heading1"/>
        <w:numPr>
          <w:ilvl w:val="0"/>
          <w:numId w:val="12"/>
        </w:numPr>
      </w:pPr>
      <w:bookmarkStart w:id="95" w:name="_Toc93057759"/>
      <w:commentRangeStart w:id="96"/>
      <w:r w:rsidRPr="00DF25CA">
        <w:t>Background</w:t>
      </w:r>
      <w:commentRangeEnd w:id="96"/>
      <w:r w:rsidRPr="00DF25CA">
        <w:rPr>
          <w:rStyle w:val="CommentReference"/>
          <w:rFonts w:ascii="Times New Roman" w:hAnsi="Times New Roman"/>
          <w:color w:val="auto"/>
        </w:rPr>
        <w:commentReference w:id="96"/>
      </w:r>
      <w:bookmarkEnd w:id="95"/>
    </w:p>
    <w:p w14:paraId="7BE3E1E8" w14:textId="77777777" w:rsidR="00267805" w:rsidRPr="00DF25CA" w:rsidRDefault="00267805" w:rsidP="00267805">
      <w:pPr>
        <w:jc w:val="both"/>
        <w:rPr>
          <w:rFonts w:ascii="Arial Narrow" w:hAnsi="Arial Narrow" w:cs="Arial"/>
        </w:rPr>
      </w:pPr>
    </w:p>
    <w:p w14:paraId="705E8899" w14:textId="77777777" w:rsidR="00267805" w:rsidRPr="00DF25CA" w:rsidRDefault="00267805" w:rsidP="00267805">
      <w:pPr>
        <w:jc w:val="both"/>
        <w:rPr>
          <w:rFonts w:ascii="Arial Narrow" w:hAnsi="Arial Narrow" w:cs="Arial"/>
        </w:rPr>
      </w:pPr>
      <w:commentRangeStart w:id="97"/>
      <w:r w:rsidRPr="00DF25CA">
        <w:rPr>
          <w:rFonts w:ascii="Arial Narrow" w:hAnsi="Arial Narrow" w:cs="Arial"/>
        </w:rPr>
        <w:t xml:space="preserve">In interventions under general anaesthesia some methods are used by the anaesthesiologists in order to determine the state of consciousness of the patient. Typical examples of </w:t>
      </w:r>
      <w:del w:id="98" w:author="Pedro Gambus" w:date="2022-01-17T09:33:00Z">
        <w:r w:rsidRPr="00DF25CA" w:rsidDel="000912A4">
          <w:rPr>
            <w:rFonts w:ascii="Arial Narrow" w:hAnsi="Arial Narrow" w:cs="Arial"/>
          </w:rPr>
          <w:delText>undertaken actions</w:delText>
        </w:r>
      </w:del>
      <w:ins w:id="99" w:author="Pedro Gambus" w:date="2022-01-17T09:33:00Z">
        <w:r>
          <w:rPr>
            <w:rFonts w:ascii="Arial Narrow" w:hAnsi="Arial Narrow" w:cs="Arial"/>
          </w:rPr>
          <w:t>clinically relevant functional measurements</w:t>
        </w:r>
      </w:ins>
      <w:r w:rsidRPr="00DF25CA">
        <w:rPr>
          <w:rFonts w:ascii="Arial Narrow" w:hAnsi="Arial Narrow" w:cs="Arial"/>
        </w:rPr>
        <w:t xml:space="preserve"> to determine LoC are </w:t>
      </w:r>
      <w:ins w:id="100" w:author="Pedro Gambus" w:date="2022-01-17T09:34:00Z">
        <w:r>
          <w:rPr>
            <w:rFonts w:ascii="Arial Narrow" w:hAnsi="Arial Narrow" w:cs="Arial"/>
          </w:rPr>
          <w:t xml:space="preserve">presence or absence of verbal response to an homogenous command, loss of eyelash reflex, </w:t>
        </w:r>
      </w:ins>
      <w:del w:id="101" w:author="Pedro Gambus" w:date="2022-01-17T09:34:00Z">
        <w:r w:rsidRPr="00DF25CA" w:rsidDel="000912A4">
          <w:rPr>
            <w:rFonts w:ascii="Arial Narrow" w:hAnsi="Arial Narrow" w:cs="Arial"/>
          </w:rPr>
          <w:delText xml:space="preserve">palpebral reflex, </w:delText>
        </w:r>
      </w:del>
      <w:ins w:id="102" w:author="Pedro Gambus" w:date="2022-01-17T09:37:00Z">
        <w:r>
          <w:rPr>
            <w:rFonts w:ascii="Arial Narrow" w:hAnsi="Arial Narrow" w:cs="Arial"/>
          </w:rPr>
          <w:t xml:space="preserve">and </w:t>
        </w:r>
      </w:ins>
      <w:ins w:id="103" w:author="Pedro Gambus" w:date="2022-01-17T09:34:00Z">
        <w:r>
          <w:rPr>
            <w:rFonts w:ascii="Arial Narrow" w:hAnsi="Arial Narrow" w:cs="Arial"/>
          </w:rPr>
          <w:t xml:space="preserve">presence or absence of </w:t>
        </w:r>
      </w:ins>
      <w:r w:rsidRPr="00DF25CA">
        <w:rPr>
          <w:rFonts w:ascii="Arial Narrow" w:hAnsi="Arial Narrow" w:cs="Arial"/>
        </w:rPr>
        <w:t>corneal reflex,</w:t>
      </w:r>
      <w:del w:id="104" w:author="Pedro Gambus" w:date="2022-01-17T09:37:00Z">
        <w:r w:rsidRPr="00DF25CA" w:rsidDel="005C07FA">
          <w:rPr>
            <w:rFonts w:ascii="Arial Narrow" w:hAnsi="Arial Narrow" w:cs="Arial"/>
          </w:rPr>
          <w:delText xml:space="preserve"> and </w:delText>
        </w:r>
      </w:del>
      <w:del w:id="105" w:author="Pedro Gambus" w:date="2022-01-17T09:35:00Z">
        <w:r w:rsidRPr="00DF25CA" w:rsidDel="000912A4">
          <w:rPr>
            <w:rFonts w:ascii="Arial Narrow" w:hAnsi="Arial Narrow" w:cs="Arial"/>
          </w:rPr>
          <w:delText>verbal response</w:delText>
        </w:r>
      </w:del>
      <w:r w:rsidRPr="00DF25CA">
        <w:rPr>
          <w:rFonts w:ascii="Arial Narrow" w:hAnsi="Arial Narrow" w:cs="Arial"/>
        </w:rPr>
        <w:t>. If the three of them are negative</w:t>
      </w:r>
      <w:ins w:id="106" w:author="Pedro Gambus" w:date="2022-01-17T09:37:00Z">
        <w:r>
          <w:rPr>
            <w:rFonts w:ascii="Arial Narrow" w:hAnsi="Arial Narrow" w:cs="Arial"/>
          </w:rPr>
          <w:t xml:space="preserve"> or absent</w:t>
        </w:r>
      </w:ins>
      <w:r w:rsidRPr="00DF25CA">
        <w:rPr>
          <w:rFonts w:ascii="Arial Narrow" w:hAnsi="Arial Narrow" w:cs="Arial"/>
        </w:rPr>
        <w:t xml:space="preserve">, the patient is considered to be unconscious, thus permitting further actions such as </w:t>
      </w:r>
      <w:ins w:id="107" w:author="Pedro Gambus" w:date="2022-01-17T09:37:00Z">
        <w:r>
          <w:rPr>
            <w:rFonts w:ascii="Arial Narrow" w:hAnsi="Arial Narrow" w:cs="Arial"/>
          </w:rPr>
          <w:t>securing the airway by means o</w:t>
        </w:r>
      </w:ins>
      <w:ins w:id="108" w:author="Pedro Gambus" w:date="2022-01-17T09:38:00Z">
        <w:r>
          <w:rPr>
            <w:rFonts w:ascii="Arial Narrow" w:hAnsi="Arial Narrow" w:cs="Arial"/>
          </w:rPr>
          <w:t xml:space="preserve">f a laryngeal mask or laryngoscopya and </w:t>
        </w:r>
      </w:ins>
      <w:r w:rsidRPr="00DF25CA">
        <w:rPr>
          <w:rFonts w:ascii="Arial Narrow" w:hAnsi="Arial Narrow" w:cs="Arial"/>
        </w:rPr>
        <w:t xml:space="preserve">intubation </w:t>
      </w:r>
      <w:del w:id="109" w:author="Pedro Gambus" w:date="2022-01-17T09:38:00Z">
        <w:r w:rsidRPr="00DF25CA" w:rsidDel="005C07FA">
          <w:rPr>
            <w:rFonts w:ascii="Arial Narrow" w:hAnsi="Arial Narrow" w:cs="Arial"/>
          </w:rPr>
          <w:delText xml:space="preserve">and </w:delText>
        </w:r>
      </w:del>
      <w:ins w:id="110" w:author="Pedro Gambus" w:date="2022-01-17T09:38:00Z">
        <w:r>
          <w:rPr>
            <w:rFonts w:ascii="Arial Narrow" w:hAnsi="Arial Narrow" w:cs="Arial"/>
          </w:rPr>
          <w:t>followed by the</w:t>
        </w:r>
        <w:r w:rsidRPr="00DF25CA">
          <w:rPr>
            <w:rFonts w:ascii="Arial Narrow" w:hAnsi="Arial Narrow" w:cs="Arial"/>
          </w:rPr>
          <w:t xml:space="preserve"> </w:t>
        </w:r>
      </w:ins>
      <w:del w:id="111" w:author="Pedro Gambus" w:date="2022-01-17T09:38:00Z">
        <w:r w:rsidRPr="00DF25CA" w:rsidDel="005C07FA">
          <w:rPr>
            <w:rFonts w:ascii="Arial Narrow" w:hAnsi="Arial Narrow" w:cs="Arial"/>
          </w:rPr>
          <w:delText xml:space="preserve">surgery </w:delText>
        </w:r>
      </w:del>
      <w:ins w:id="112" w:author="Pedro Gambus" w:date="2022-01-17T09:38:00Z">
        <w:r w:rsidRPr="00DF25CA">
          <w:rPr>
            <w:rFonts w:ascii="Arial Narrow" w:hAnsi="Arial Narrow" w:cs="Arial"/>
          </w:rPr>
          <w:t>surg</w:t>
        </w:r>
        <w:r>
          <w:rPr>
            <w:rFonts w:ascii="Arial Narrow" w:hAnsi="Arial Narrow" w:cs="Arial"/>
          </w:rPr>
          <w:t>ical procedure</w:t>
        </w:r>
        <w:r w:rsidRPr="00DF25CA">
          <w:rPr>
            <w:rFonts w:ascii="Arial Narrow" w:hAnsi="Arial Narrow" w:cs="Arial"/>
          </w:rPr>
          <w:t xml:space="preserve"> </w:t>
        </w:r>
      </w:ins>
      <w:r w:rsidRPr="00DF25CA">
        <w:rPr>
          <w:rFonts w:ascii="Arial Narrow" w:hAnsi="Arial Narrow" w:cs="Arial"/>
        </w:rPr>
        <w:t xml:space="preserve">itself. </w:t>
      </w:r>
      <w:r w:rsidRPr="00DF25CA">
        <w:rPr>
          <w:rFonts w:ascii="Arial Narrow" w:hAnsi="Arial Narrow" w:cs="Arial"/>
          <w:highlight w:val="yellow"/>
        </w:rPr>
        <w:t>[podria haverhi referencia]</w:t>
      </w:r>
    </w:p>
    <w:p w14:paraId="75AB5794" w14:textId="77777777" w:rsidR="00267805" w:rsidRPr="00DF25CA" w:rsidRDefault="00267805" w:rsidP="00267805">
      <w:pPr>
        <w:jc w:val="both"/>
        <w:rPr>
          <w:rFonts w:ascii="Arial Narrow" w:hAnsi="Arial Narrow" w:cs="Arial"/>
        </w:rPr>
      </w:pPr>
    </w:p>
    <w:p w14:paraId="494BCEAA" w14:textId="77777777" w:rsidR="00267805" w:rsidRPr="00DF25CA" w:rsidRDefault="00267805" w:rsidP="00267805">
      <w:pPr>
        <w:jc w:val="both"/>
        <w:rPr>
          <w:rFonts w:ascii="Arial Narrow" w:hAnsi="Arial Narrow" w:cs="Arial"/>
        </w:rPr>
      </w:pPr>
      <w:r w:rsidRPr="00DF25CA">
        <w:rPr>
          <w:rFonts w:ascii="Arial Narrow" w:hAnsi="Arial Narrow" w:cs="Arial"/>
        </w:rPr>
        <w:t xml:space="preserve">This clinical assessment has been frequently endorsed by the introduction of indexes, mostly extracted from EEG signal processing, that try to </w:t>
      </w:r>
      <w:ins w:id="113" w:author="Pedro Gambus" w:date="2022-01-17T09:38:00Z">
        <w:r>
          <w:rPr>
            <w:rFonts w:ascii="Arial Narrow" w:hAnsi="Arial Narrow" w:cs="Arial"/>
          </w:rPr>
          <w:t xml:space="preserve">indirectly </w:t>
        </w:r>
      </w:ins>
      <w:r w:rsidRPr="00DF25CA">
        <w:rPr>
          <w:rFonts w:ascii="Arial Narrow" w:hAnsi="Arial Narrow" w:cs="Arial"/>
        </w:rPr>
        <w:t xml:space="preserve">indicate the depth of </w:t>
      </w:r>
      <w:del w:id="114" w:author="Pedro Gambus" w:date="2022-01-17T09:38:00Z">
        <w:r w:rsidRPr="00DF25CA" w:rsidDel="005C07FA">
          <w:rPr>
            <w:rFonts w:ascii="Arial Narrow" w:hAnsi="Arial Narrow" w:cs="Arial"/>
          </w:rPr>
          <w:delText xml:space="preserve">unconsciousness </w:delText>
        </w:r>
      </w:del>
      <w:ins w:id="115" w:author="Pedro Gambus" w:date="2022-01-17T09:38:00Z">
        <w:r>
          <w:rPr>
            <w:rFonts w:ascii="Arial Narrow" w:hAnsi="Arial Narrow" w:cs="Arial"/>
          </w:rPr>
          <w:t>hypnotic effect</w:t>
        </w:r>
        <w:r w:rsidRPr="00DF25CA">
          <w:rPr>
            <w:rFonts w:ascii="Arial Narrow" w:hAnsi="Arial Narrow" w:cs="Arial"/>
          </w:rPr>
          <w:t xml:space="preserve"> </w:t>
        </w:r>
      </w:ins>
      <w:r w:rsidRPr="00DF25CA">
        <w:rPr>
          <w:rFonts w:ascii="Arial Narrow" w:hAnsi="Arial Narrow" w:cs="Arial"/>
        </w:rPr>
        <w:t xml:space="preserve">of the patients. Bispectral Index (BIS) is an example of this approach, which gives a value between 0-100, being 0 </w:t>
      </w:r>
      <w:del w:id="116" w:author="Pedro Gambus" w:date="2022-01-17T09:39:00Z">
        <w:r w:rsidRPr="00DF25CA" w:rsidDel="005C07FA">
          <w:rPr>
            <w:rFonts w:ascii="Arial Narrow" w:hAnsi="Arial Narrow" w:cs="Arial"/>
          </w:rPr>
          <w:delText>completely unconscious</w:delText>
        </w:r>
      </w:del>
      <w:ins w:id="117" w:author="Pedro Gambus" w:date="2022-01-17T09:39:00Z">
        <w:r>
          <w:rPr>
            <w:rFonts w:ascii="Arial Narrow" w:hAnsi="Arial Narrow" w:cs="Arial"/>
          </w:rPr>
          <w:t>complete absence of electrical activity in the frontal neurons</w:t>
        </w:r>
      </w:ins>
      <w:r w:rsidRPr="00DF25CA">
        <w:rPr>
          <w:rFonts w:ascii="Arial Narrow" w:hAnsi="Arial Narrow" w:cs="Arial"/>
        </w:rPr>
        <w:t xml:space="preserve"> and 100 completely conscious. </w:t>
      </w:r>
      <w:del w:id="118" w:author="Pedro Gambus" w:date="2022-01-17T09:39:00Z">
        <w:r w:rsidRPr="00DF25CA" w:rsidDel="005C07FA">
          <w:rPr>
            <w:rFonts w:ascii="Arial Narrow" w:hAnsi="Arial Narrow" w:cs="Arial"/>
          </w:rPr>
          <w:delText xml:space="preserve">Typical </w:delText>
        </w:r>
      </w:del>
      <w:ins w:id="119" w:author="Pedro Gambus" w:date="2022-01-17T09:39:00Z">
        <w:r>
          <w:rPr>
            <w:rFonts w:ascii="Arial Narrow" w:hAnsi="Arial Narrow" w:cs="Arial"/>
          </w:rPr>
          <w:t>Recommended optimal</w:t>
        </w:r>
        <w:r w:rsidRPr="00DF25CA">
          <w:rPr>
            <w:rFonts w:ascii="Arial Narrow" w:hAnsi="Arial Narrow" w:cs="Arial"/>
          </w:rPr>
          <w:t xml:space="preserve"> </w:t>
        </w:r>
      </w:ins>
      <w:r w:rsidRPr="00DF25CA">
        <w:rPr>
          <w:rFonts w:ascii="Arial Narrow" w:hAnsi="Arial Narrow" w:cs="Arial"/>
        </w:rPr>
        <w:t xml:space="preserve">values of BIS under general anaesthesia </w:t>
      </w:r>
      <w:del w:id="120" w:author="Pedro Gambus" w:date="2022-01-17T09:39:00Z">
        <w:r w:rsidRPr="00DF25CA" w:rsidDel="005C07FA">
          <w:rPr>
            <w:rFonts w:ascii="Arial Narrow" w:hAnsi="Arial Narrow" w:cs="Arial"/>
          </w:rPr>
          <w:delText xml:space="preserve">go </w:delText>
        </w:r>
      </w:del>
      <w:ins w:id="121" w:author="Pedro Gambus" w:date="2022-01-17T09:39:00Z">
        <w:r>
          <w:rPr>
            <w:rFonts w:ascii="Arial Narrow" w:hAnsi="Arial Narrow" w:cs="Arial"/>
          </w:rPr>
          <w:t>range</w:t>
        </w:r>
        <w:r w:rsidRPr="00DF25CA">
          <w:rPr>
            <w:rFonts w:ascii="Arial Narrow" w:hAnsi="Arial Narrow" w:cs="Arial"/>
          </w:rPr>
          <w:t xml:space="preserve"> </w:t>
        </w:r>
      </w:ins>
      <w:r w:rsidRPr="00DF25CA">
        <w:rPr>
          <w:rFonts w:ascii="Arial Narrow" w:hAnsi="Arial Narrow" w:cs="Arial"/>
        </w:rPr>
        <w:t xml:space="preserve">from 40-60 </w:t>
      </w:r>
      <w:sdt>
        <w:sdtPr>
          <w:rPr>
            <w:rFonts w:ascii="Arial Narrow" w:hAnsi="Arial Narrow" w:cs="Arial"/>
          </w:rPr>
          <w:id w:val="-686296579"/>
          <w:citation/>
        </w:sdtPr>
        <w:sdtContent>
          <w:r w:rsidRPr="00DF25CA">
            <w:rPr>
              <w:rFonts w:ascii="Arial Narrow" w:hAnsi="Arial Narrow" w:cs="Arial"/>
            </w:rPr>
            <w:fldChar w:fldCharType="begin"/>
          </w:r>
          <w:r w:rsidRPr="00DF25CA">
            <w:rPr>
              <w:rFonts w:ascii="Arial Narrow" w:hAnsi="Arial Narrow" w:cs="Arial"/>
            </w:rPr>
            <w:instrText xml:space="preserve">CITATION Matle \t  \l 3082 </w:instrText>
          </w:r>
          <w:r w:rsidRPr="00DF25CA">
            <w:rPr>
              <w:rFonts w:ascii="Arial Narrow" w:hAnsi="Arial Narrow" w:cs="Arial"/>
            </w:rPr>
            <w:fldChar w:fldCharType="separate"/>
          </w:r>
          <w:r w:rsidRPr="00DF25CA">
            <w:rPr>
              <w:rFonts w:ascii="Arial Narrow" w:hAnsi="Arial Narrow" w:cs="Arial"/>
            </w:rPr>
            <w:t>(Mathur S, 2021 Jan-. Available)</w:t>
          </w:r>
          <w:r w:rsidRPr="00DF25CA">
            <w:rPr>
              <w:rFonts w:ascii="Arial Narrow" w:hAnsi="Arial Narrow" w:cs="Arial"/>
            </w:rPr>
            <w:fldChar w:fldCharType="end"/>
          </w:r>
        </w:sdtContent>
      </w:sdt>
      <w:r w:rsidRPr="00DF25CA">
        <w:rPr>
          <w:rFonts w:ascii="Arial Narrow" w:hAnsi="Arial Narrow" w:cs="Arial"/>
        </w:rPr>
        <w:t>.</w:t>
      </w:r>
    </w:p>
    <w:p w14:paraId="7C441A02" w14:textId="77777777" w:rsidR="00267805" w:rsidRPr="00DF25CA" w:rsidRDefault="00267805" w:rsidP="00267805">
      <w:pPr>
        <w:jc w:val="both"/>
        <w:rPr>
          <w:rFonts w:ascii="Arial Narrow" w:hAnsi="Arial Narrow" w:cs="Arial"/>
        </w:rPr>
      </w:pPr>
    </w:p>
    <w:p w14:paraId="5BA6BF27" w14:textId="77777777" w:rsidR="00267805" w:rsidRPr="00DF25CA" w:rsidRDefault="00267805" w:rsidP="00267805">
      <w:pPr>
        <w:jc w:val="both"/>
        <w:rPr>
          <w:rFonts w:ascii="Arial Narrow" w:hAnsi="Arial Narrow" w:cs="Arial"/>
        </w:rPr>
      </w:pPr>
      <w:r w:rsidRPr="00DF25CA">
        <w:rPr>
          <w:rFonts w:ascii="Arial Narrow" w:hAnsi="Arial Narrow" w:cs="Arial"/>
        </w:rPr>
        <w:t xml:space="preserve">In the approach proposed, </w:t>
      </w:r>
      <w:del w:id="122" w:author="Pedro Gambus" w:date="2022-01-17T09:40:00Z">
        <w:r w:rsidRPr="00DF25CA" w:rsidDel="005C07FA">
          <w:rPr>
            <w:rFonts w:ascii="Arial Narrow" w:hAnsi="Arial Narrow" w:cs="Arial"/>
          </w:rPr>
          <w:delText>we pretend</w:delText>
        </w:r>
      </w:del>
      <w:ins w:id="123" w:author="Pedro Gambus" w:date="2022-01-17T09:40:00Z">
        <w:r>
          <w:rPr>
            <w:rFonts w:ascii="Arial Narrow" w:hAnsi="Arial Narrow" w:cs="Arial"/>
          </w:rPr>
          <w:t>the goal was</w:t>
        </w:r>
      </w:ins>
      <w:r w:rsidRPr="00DF25CA">
        <w:rPr>
          <w:rFonts w:ascii="Arial Narrow" w:hAnsi="Arial Narrow" w:cs="Arial"/>
        </w:rPr>
        <w:t xml:space="preserve"> to generate an index </w:t>
      </w:r>
      <w:del w:id="124" w:author="Pedro Gambus" w:date="2022-01-17T09:40:00Z">
        <w:r w:rsidRPr="00DF25CA" w:rsidDel="005C07FA">
          <w:rPr>
            <w:rFonts w:ascii="Arial Narrow" w:hAnsi="Arial Narrow" w:cs="Arial"/>
          </w:rPr>
          <w:delText>not dependent on</w:delText>
        </w:r>
      </w:del>
      <w:ins w:id="125" w:author="Pedro Gambus" w:date="2022-01-17T09:40:00Z">
        <w:r>
          <w:rPr>
            <w:rFonts w:ascii="Arial Narrow" w:hAnsi="Arial Narrow" w:cs="Arial"/>
          </w:rPr>
          <w:t>independent from</w:t>
        </w:r>
      </w:ins>
      <w:r w:rsidRPr="00DF25CA">
        <w:rPr>
          <w:rFonts w:ascii="Arial Narrow" w:hAnsi="Arial Narrow" w:cs="Arial"/>
        </w:rPr>
        <w:t xml:space="preserve"> EEG but trained to identify at every second the state of consciousness of the patient through training with previous patients’ recorded data of easy access, such as NIBP, HR, and propofol and remifentanil effect site concentrations.</w:t>
      </w:r>
      <w:commentRangeEnd w:id="97"/>
      <w:r w:rsidRPr="00DF25CA">
        <w:rPr>
          <w:rStyle w:val="CommentReference"/>
        </w:rPr>
        <w:commentReference w:id="97"/>
      </w:r>
    </w:p>
    <w:p w14:paraId="270021E6" w14:textId="77777777" w:rsidR="00267805" w:rsidRPr="00DF25CA" w:rsidRDefault="00267805" w:rsidP="00267805">
      <w:pPr>
        <w:jc w:val="both"/>
        <w:rPr>
          <w:rFonts w:ascii="Arial Narrow" w:hAnsi="Arial Narrow" w:cs="Arial"/>
        </w:rPr>
      </w:pPr>
    </w:p>
    <w:p w14:paraId="4B212927" w14:textId="77777777" w:rsidR="00267805" w:rsidRPr="00DF25CA" w:rsidRDefault="00267805" w:rsidP="00267805">
      <w:pPr>
        <w:pStyle w:val="Heading3"/>
        <w:numPr>
          <w:ilvl w:val="2"/>
          <w:numId w:val="12"/>
        </w:numPr>
      </w:pPr>
      <w:bookmarkStart w:id="126" w:name="_Toc93057760"/>
      <w:r w:rsidRPr="00DF25CA">
        <w:t>General Anaesthesia</w:t>
      </w:r>
      <w:bookmarkEnd w:id="126"/>
    </w:p>
    <w:p w14:paraId="5234AAA3" w14:textId="77777777" w:rsidR="00267805" w:rsidRPr="00DF25CA" w:rsidRDefault="00267805" w:rsidP="00267805">
      <w:pPr>
        <w:jc w:val="both"/>
        <w:rPr>
          <w:rFonts w:ascii="Arial Narrow" w:hAnsi="Arial Narrow" w:cs="Arial"/>
        </w:rPr>
      </w:pPr>
    </w:p>
    <w:p w14:paraId="49831784" w14:textId="77777777" w:rsidR="00267805" w:rsidRPr="00DF25CA" w:rsidRDefault="00267805" w:rsidP="00267805">
      <w:pPr>
        <w:jc w:val="both"/>
        <w:rPr>
          <w:rFonts w:ascii="Arial Narrow" w:hAnsi="Arial Narrow" w:cs="Arial"/>
          <w:color w:val="000000"/>
          <w:shd w:val="clear" w:color="auto" w:fill="FFFFFF"/>
        </w:rPr>
      </w:pPr>
      <w:r w:rsidRPr="00DF25CA">
        <w:rPr>
          <w:rFonts w:ascii="Arial Narrow" w:hAnsi="Arial Narrow" w:cs="Arial"/>
          <w:color w:val="000000"/>
          <w:shd w:val="clear" w:color="auto" w:fill="FFFFFF"/>
        </w:rPr>
        <w:t xml:space="preserve">General anaesthesia is a </w:t>
      </w:r>
      <w:del w:id="127" w:author="Pedro Gambus" w:date="2022-01-17T09:41:00Z">
        <w:r w:rsidRPr="00DF25CA" w:rsidDel="005C07FA">
          <w:rPr>
            <w:rFonts w:ascii="Arial Narrow" w:hAnsi="Arial Narrow" w:cs="Arial"/>
            <w:color w:val="000000"/>
            <w:shd w:val="clear" w:color="auto" w:fill="FFFFFF"/>
          </w:rPr>
          <w:delText xml:space="preserve">medically </w:delText>
        </w:r>
      </w:del>
      <w:ins w:id="128" w:author="Pedro Gambus" w:date="2022-01-17T09:41:00Z">
        <w:r>
          <w:rPr>
            <w:rFonts w:ascii="Arial Narrow" w:hAnsi="Arial Narrow" w:cs="Arial"/>
            <w:color w:val="000000"/>
            <w:shd w:val="clear" w:color="auto" w:fill="FFFFFF"/>
          </w:rPr>
          <w:t xml:space="preserve">drug </w:t>
        </w:r>
      </w:ins>
      <w:r w:rsidRPr="00DF25CA">
        <w:rPr>
          <w:rFonts w:ascii="Arial Narrow" w:hAnsi="Arial Narrow" w:cs="Arial"/>
          <w:color w:val="000000"/>
          <w:shd w:val="clear" w:color="auto" w:fill="FFFFFF"/>
        </w:rPr>
        <w:t xml:space="preserve">induced reversible </w:t>
      </w:r>
      <w:ins w:id="129" w:author="Pedro Gambus" w:date="2022-01-17T09:41:00Z">
        <w:r>
          <w:rPr>
            <w:rFonts w:ascii="Arial Narrow" w:hAnsi="Arial Narrow" w:cs="Arial"/>
            <w:color w:val="000000"/>
            <w:shd w:val="clear" w:color="auto" w:fill="FFFFFF"/>
          </w:rPr>
          <w:t xml:space="preserve">state of </w:t>
        </w:r>
      </w:ins>
      <w:r w:rsidRPr="00DF25CA">
        <w:rPr>
          <w:rFonts w:ascii="Arial Narrow" w:hAnsi="Arial Narrow" w:cs="Arial"/>
          <w:color w:val="000000"/>
          <w:shd w:val="clear" w:color="auto" w:fill="FFFFFF"/>
        </w:rPr>
        <w:t xml:space="preserve">loss of consciousness, with loss of both protective reflexes </w:t>
      </w:r>
      <w:del w:id="130" w:author="Pedro Gambus" w:date="2022-01-17T09:41:00Z">
        <w:r w:rsidRPr="00DF25CA" w:rsidDel="005C07FA">
          <w:rPr>
            <w:rFonts w:ascii="Arial Narrow" w:hAnsi="Arial Narrow" w:cs="Arial"/>
            <w:color w:val="000000"/>
            <w:shd w:val="clear" w:color="auto" w:fill="FFFFFF"/>
          </w:rPr>
          <w:delText>and the ability to acknowledge</w:delText>
        </w:r>
      </w:del>
      <w:ins w:id="131" w:author="Pedro Gambus" w:date="2022-01-17T09:41:00Z">
        <w:r>
          <w:rPr>
            <w:rFonts w:ascii="Arial Narrow" w:hAnsi="Arial Narrow" w:cs="Arial"/>
            <w:color w:val="000000"/>
            <w:shd w:val="clear" w:color="auto" w:fill="FFFFFF"/>
          </w:rPr>
          <w:t>as well as lack of perception of</w:t>
        </w:r>
      </w:ins>
      <w:r w:rsidRPr="00DF25CA">
        <w:rPr>
          <w:rFonts w:ascii="Arial Narrow" w:hAnsi="Arial Narrow" w:cs="Arial"/>
          <w:color w:val="000000"/>
          <w:shd w:val="clear" w:color="auto" w:fill="FFFFFF"/>
        </w:rPr>
        <w:t xml:space="preserve"> painful stimul</w:t>
      </w:r>
      <w:ins w:id="132" w:author="Pedro Gambus" w:date="2022-01-17T09:42:00Z">
        <w:r>
          <w:rPr>
            <w:rFonts w:ascii="Arial Narrow" w:hAnsi="Arial Narrow" w:cs="Arial"/>
            <w:color w:val="000000"/>
            <w:shd w:val="clear" w:color="auto" w:fill="FFFFFF"/>
          </w:rPr>
          <w:t>ation</w:t>
        </w:r>
      </w:ins>
      <w:del w:id="133" w:author="Pedro Gambus" w:date="2022-01-17T09:42:00Z">
        <w:r w:rsidRPr="00DF25CA" w:rsidDel="00A40F8E">
          <w:rPr>
            <w:rFonts w:ascii="Arial Narrow" w:hAnsi="Arial Narrow" w:cs="Arial"/>
            <w:color w:val="000000"/>
            <w:shd w:val="clear" w:color="auto" w:fill="FFFFFF"/>
          </w:rPr>
          <w:delText>i</w:delText>
        </w:r>
      </w:del>
      <w:sdt>
        <w:sdtPr>
          <w:rPr>
            <w:rFonts w:ascii="Arial Narrow" w:hAnsi="Arial Narrow" w:cs="Arial"/>
            <w:color w:val="000000"/>
            <w:shd w:val="clear" w:color="auto" w:fill="FFFFFF"/>
          </w:rPr>
          <w:id w:val="111869948"/>
          <w:citation/>
        </w:sdtPr>
        <w:sdtContent>
          <w:r w:rsidRPr="00DF25CA">
            <w:rPr>
              <w:rFonts w:ascii="Arial Narrow" w:hAnsi="Arial Narrow" w:cs="Arial"/>
              <w:color w:val="000000"/>
              <w:shd w:val="clear" w:color="auto" w:fill="FFFFFF"/>
            </w:rPr>
            <w:fldChar w:fldCharType="begin"/>
          </w:r>
          <w:r w:rsidRPr="00DF25CA">
            <w:rPr>
              <w:rFonts w:ascii="Arial Narrow" w:hAnsi="Arial Narrow" w:cs="Arial"/>
              <w:color w:val="000000"/>
              <w:shd w:val="clear" w:color="auto" w:fill="FFFFFF"/>
            </w:rPr>
            <w:instrText xml:space="preserve">CITATION Smiry \l 3082 </w:instrText>
          </w:r>
          <w:r w:rsidRPr="00DF25CA">
            <w:rPr>
              <w:rFonts w:ascii="Arial Narrow" w:hAnsi="Arial Narrow" w:cs="Arial"/>
              <w:color w:val="000000"/>
              <w:shd w:val="clear" w:color="auto" w:fill="FFFFFF"/>
            </w:rPr>
            <w:fldChar w:fldCharType="separate"/>
          </w:r>
          <w:r w:rsidRPr="00DF25CA">
            <w:rPr>
              <w:rFonts w:ascii="Arial Narrow" w:hAnsi="Arial Narrow" w:cs="Arial"/>
              <w:noProof/>
              <w:color w:val="000000"/>
              <w:shd w:val="clear" w:color="auto" w:fill="FFFFFF"/>
            </w:rPr>
            <w:t xml:space="preserve"> (Smith G, 2021)</w:t>
          </w:r>
          <w:r w:rsidRPr="00DF25CA">
            <w:rPr>
              <w:rFonts w:ascii="Arial Narrow" w:hAnsi="Arial Narrow" w:cs="Arial"/>
              <w:color w:val="000000"/>
              <w:shd w:val="clear" w:color="auto" w:fill="FFFFFF"/>
            </w:rPr>
            <w:fldChar w:fldCharType="end"/>
          </w:r>
        </w:sdtContent>
      </w:sdt>
      <w:r w:rsidRPr="00DF25CA">
        <w:rPr>
          <w:rFonts w:ascii="Arial Narrow" w:hAnsi="Arial Narrow" w:cs="Arial"/>
          <w:color w:val="000000"/>
          <w:shd w:val="clear" w:color="auto" w:fill="FFFFFF"/>
        </w:rPr>
        <w:t xml:space="preserve">. Depending on the anaesthetics administered and their effects in the brain and muscles the effects of the anaesthesia are discerned in four different parts: unconsciousness or hypnosis, analgesia, amnesia and skeletal muscle relaxation. </w:t>
      </w:r>
      <w:sdt>
        <w:sdtPr>
          <w:rPr>
            <w:rFonts w:ascii="Arial Narrow" w:hAnsi="Arial Narrow" w:cs="Arial"/>
            <w:color w:val="000000"/>
            <w:shd w:val="clear" w:color="auto" w:fill="FFFFFF"/>
          </w:rPr>
          <w:id w:val="18058594"/>
          <w:citation/>
        </w:sdtPr>
        <w:sdtContent>
          <w:r w:rsidRPr="00DF25CA">
            <w:rPr>
              <w:rFonts w:ascii="Arial Narrow" w:hAnsi="Arial Narrow" w:cs="Arial"/>
              <w:color w:val="000000"/>
              <w:shd w:val="clear" w:color="auto" w:fill="FFFFFF"/>
            </w:rPr>
            <w:fldChar w:fldCharType="begin"/>
          </w:r>
          <w:r w:rsidRPr="00DF25CA">
            <w:rPr>
              <w:rFonts w:ascii="Arial Narrow" w:hAnsi="Arial Narrow" w:cs="Arial"/>
              <w:color w:val="000000"/>
              <w:shd w:val="clear" w:color="auto" w:fill="FFFFFF"/>
            </w:rPr>
            <w:instrText xml:space="preserve"> CITATION Sid21 \l 3082 </w:instrText>
          </w:r>
          <w:r w:rsidRPr="00DF25CA">
            <w:rPr>
              <w:rFonts w:ascii="Arial Narrow" w:hAnsi="Arial Narrow" w:cs="Arial"/>
              <w:color w:val="000000"/>
              <w:shd w:val="clear" w:color="auto" w:fill="FFFFFF"/>
            </w:rPr>
            <w:fldChar w:fldCharType="separate"/>
          </w:r>
          <w:r w:rsidRPr="00DF25CA">
            <w:rPr>
              <w:rFonts w:ascii="Arial Narrow" w:hAnsi="Arial Narrow" w:cs="Arial"/>
              <w:noProof/>
              <w:color w:val="000000"/>
              <w:shd w:val="clear" w:color="auto" w:fill="FFFFFF"/>
            </w:rPr>
            <w:t>(Siddiqui BA, 2021)</w:t>
          </w:r>
          <w:r w:rsidRPr="00DF25CA">
            <w:rPr>
              <w:rFonts w:ascii="Arial Narrow" w:hAnsi="Arial Narrow" w:cs="Arial"/>
              <w:color w:val="000000"/>
              <w:shd w:val="clear" w:color="auto" w:fill="FFFFFF"/>
            </w:rPr>
            <w:fldChar w:fldCharType="end"/>
          </w:r>
        </w:sdtContent>
      </w:sdt>
    </w:p>
    <w:p w14:paraId="4529F6CC" w14:textId="77777777" w:rsidR="00267805" w:rsidRPr="00DF25CA" w:rsidRDefault="00267805" w:rsidP="00267805">
      <w:pPr>
        <w:jc w:val="both"/>
        <w:rPr>
          <w:rFonts w:ascii="Arial Narrow" w:hAnsi="Arial Narrow" w:cs="Arial"/>
          <w:color w:val="000000"/>
          <w:shd w:val="clear" w:color="auto" w:fill="FFFFFF"/>
        </w:rPr>
      </w:pPr>
    </w:p>
    <w:p w14:paraId="75EDD3C3" w14:textId="77777777" w:rsidR="00267805" w:rsidRPr="00DF25CA" w:rsidRDefault="00267805" w:rsidP="00267805">
      <w:pPr>
        <w:jc w:val="both"/>
        <w:rPr>
          <w:rFonts w:ascii="Arial Narrow" w:hAnsi="Arial Narrow" w:cs="Arial"/>
          <w:color w:val="000000"/>
          <w:shd w:val="clear" w:color="auto" w:fill="FFFFFF"/>
        </w:rPr>
      </w:pPr>
      <w:r w:rsidRPr="00DF25CA">
        <w:rPr>
          <w:rFonts w:ascii="Arial Narrow" w:hAnsi="Arial Narrow" w:cs="Arial"/>
          <w:color w:val="000000"/>
          <w:shd w:val="clear" w:color="auto" w:fill="FFFFFF"/>
        </w:rPr>
        <w:t xml:space="preserve">That general anaesthesia is a reversible coma state of the patient is a widely accepted statement in the clinical environment. Although the patterns of EEG activity observed in comatose patients depend on the extent of the brain injury, they frequently resemble the high–amplitude, low-frequency activity seen in </w:t>
      </w:r>
      <w:r w:rsidRPr="00DF25CA">
        <w:rPr>
          <w:rFonts w:ascii="Arial Narrow" w:hAnsi="Arial Narrow" w:cs="Arial"/>
          <w:color w:val="000000"/>
          <w:shd w:val="clear" w:color="auto" w:fill="FFFFFF"/>
        </w:rPr>
        <w:lastRenderedPageBreak/>
        <w:t xml:space="preserve">patients under general anaesthesia, therefore supporting this analogy </w:t>
      </w:r>
      <w:sdt>
        <w:sdtPr>
          <w:rPr>
            <w:rFonts w:ascii="Arial Narrow" w:hAnsi="Arial Narrow" w:cs="Arial"/>
            <w:color w:val="000000"/>
            <w:shd w:val="clear" w:color="auto" w:fill="FFFFFF"/>
          </w:rPr>
          <w:id w:val="1810829860"/>
          <w:citation/>
        </w:sdtPr>
        <w:sdtContent>
          <w:r w:rsidRPr="00DF25CA">
            <w:rPr>
              <w:rFonts w:ascii="Arial Narrow" w:hAnsi="Arial Narrow" w:cs="Arial"/>
              <w:color w:val="000000"/>
              <w:shd w:val="clear" w:color="auto" w:fill="FFFFFF"/>
            </w:rPr>
            <w:fldChar w:fldCharType="begin"/>
          </w:r>
          <w:r w:rsidRPr="00DF25CA">
            <w:rPr>
              <w:rFonts w:ascii="Arial Narrow" w:hAnsi="Arial Narrow" w:cs="Arial"/>
              <w:color w:val="000000"/>
              <w:shd w:val="clear" w:color="auto" w:fill="FFFFFF"/>
            </w:rPr>
            <w:instrText xml:space="preserve"> CITATION Eme10 \l 3082 </w:instrText>
          </w:r>
          <w:r w:rsidRPr="00DF25CA">
            <w:rPr>
              <w:rFonts w:ascii="Arial Narrow" w:hAnsi="Arial Narrow" w:cs="Arial"/>
              <w:color w:val="000000"/>
              <w:shd w:val="clear" w:color="auto" w:fill="FFFFFF"/>
            </w:rPr>
            <w:fldChar w:fldCharType="separate"/>
          </w:r>
          <w:r w:rsidRPr="00DF25CA">
            <w:rPr>
              <w:rFonts w:ascii="Arial Narrow" w:hAnsi="Arial Narrow" w:cs="Arial"/>
              <w:noProof/>
              <w:color w:val="000000"/>
              <w:shd w:val="clear" w:color="auto" w:fill="FFFFFF"/>
            </w:rPr>
            <w:t>(Emery N. Brown, 2010)</w:t>
          </w:r>
          <w:r w:rsidRPr="00DF25CA">
            <w:rPr>
              <w:rFonts w:ascii="Arial Narrow" w:hAnsi="Arial Narrow" w:cs="Arial"/>
              <w:color w:val="000000"/>
              <w:shd w:val="clear" w:color="auto" w:fill="FFFFFF"/>
            </w:rPr>
            <w:fldChar w:fldCharType="end"/>
          </w:r>
        </w:sdtContent>
      </w:sdt>
      <w:r w:rsidRPr="00DF25CA">
        <w:rPr>
          <w:rFonts w:ascii="Arial Narrow" w:hAnsi="Arial Narrow" w:cs="Arial"/>
          <w:color w:val="000000"/>
          <w:shd w:val="clear" w:color="auto" w:fill="FFFFFF"/>
        </w:rPr>
        <w:t xml:space="preserve">. This comparative rises an immediate question: How much anaesthetics are enough for an intervention under general anaesthesia? The desired effects upon CNS does not remain isolated: when anaesthetic drugs are administered a wide range of other parameters such as HR, Contractility, SVM, MAP and respiratory functions are modulated. Once the desired therapeutic effect is achieved, further increasing concentrations of anaesthetics generally enhance these undesired effects of the drugs both within the surgical procedure and less drastically throughout the recuperation process. It is therefore accepted that the optimal concentrations of anaesthetics in a surgical procedure is the one that achieves the desired therapeutic effects and not more than that </w:t>
      </w:r>
      <w:sdt>
        <w:sdtPr>
          <w:rPr>
            <w:rFonts w:ascii="Arial Narrow" w:hAnsi="Arial Narrow" w:cs="Arial"/>
            <w:color w:val="000000"/>
            <w:shd w:val="clear" w:color="auto" w:fill="FFFFFF"/>
          </w:rPr>
          <w:id w:val="7338850"/>
          <w:citation/>
        </w:sdtPr>
        <w:sdtContent>
          <w:r w:rsidRPr="00DF25CA">
            <w:rPr>
              <w:rFonts w:ascii="Arial Narrow" w:hAnsi="Arial Narrow" w:cs="Arial"/>
              <w:color w:val="000000"/>
              <w:shd w:val="clear" w:color="auto" w:fill="FFFFFF"/>
            </w:rPr>
            <w:fldChar w:fldCharType="begin"/>
          </w:r>
          <w:r w:rsidRPr="00DF25CA">
            <w:rPr>
              <w:rFonts w:ascii="Arial Narrow" w:hAnsi="Arial Narrow" w:cs="Arial"/>
              <w:color w:val="000000"/>
              <w:shd w:val="clear" w:color="auto" w:fill="FFFFFF"/>
            </w:rPr>
            <w:instrText xml:space="preserve">CITATION Khu13 \p 100-105 \l 3082 </w:instrText>
          </w:r>
          <w:r w:rsidRPr="00DF25CA">
            <w:rPr>
              <w:rFonts w:ascii="Arial Narrow" w:hAnsi="Arial Narrow" w:cs="Arial"/>
              <w:color w:val="000000"/>
              <w:shd w:val="clear" w:color="auto" w:fill="FFFFFF"/>
            </w:rPr>
            <w:fldChar w:fldCharType="separate"/>
          </w:r>
          <w:r w:rsidRPr="00DF25CA">
            <w:rPr>
              <w:rFonts w:ascii="Arial Narrow" w:hAnsi="Arial Narrow" w:cs="Arial"/>
              <w:noProof/>
              <w:color w:val="000000"/>
              <w:shd w:val="clear" w:color="auto" w:fill="FFFFFF"/>
            </w:rPr>
            <w:t>(Khurram Saleem Khan, Sept. 2013, págs. 100-105)</w:t>
          </w:r>
          <w:r w:rsidRPr="00DF25CA">
            <w:rPr>
              <w:rFonts w:ascii="Arial Narrow" w:hAnsi="Arial Narrow" w:cs="Arial"/>
              <w:color w:val="000000"/>
              <w:shd w:val="clear" w:color="auto" w:fill="FFFFFF"/>
            </w:rPr>
            <w:fldChar w:fldCharType="end"/>
          </w:r>
        </w:sdtContent>
      </w:sdt>
      <w:r w:rsidRPr="00DF25CA">
        <w:rPr>
          <w:rFonts w:ascii="Arial Narrow" w:hAnsi="Arial Narrow" w:cs="Arial"/>
          <w:color w:val="000000"/>
          <w:shd w:val="clear" w:color="auto" w:fill="FFFFFF"/>
        </w:rPr>
        <w:t xml:space="preserve">. </w:t>
      </w:r>
    </w:p>
    <w:p w14:paraId="3FE1D002" w14:textId="77777777" w:rsidR="00267805" w:rsidRPr="00DF25CA" w:rsidRDefault="00267805" w:rsidP="00267805">
      <w:pPr>
        <w:jc w:val="both"/>
        <w:rPr>
          <w:rFonts w:ascii="Arial Narrow" w:hAnsi="Arial Narrow" w:cs="Arial"/>
          <w:color w:val="000000"/>
          <w:shd w:val="clear" w:color="auto" w:fill="FFFFFF"/>
        </w:rPr>
      </w:pPr>
    </w:p>
    <w:p w14:paraId="54F5B36B" w14:textId="77777777" w:rsidR="00267805" w:rsidRDefault="00267805" w:rsidP="00267805">
      <w:pPr>
        <w:pStyle w:val="Caption"/>
        <w:keepNext/>
        <w:jc w:val="both"/>
      </w:pPr>
      <w:r>
        <w:t xml:space="preserve">Table </w:t>
      </w:r>
      <w:r>
        <w:fldChar w:fldCharType="begin"/>
      </w:r>
      <w:r>
        <w:instrText xml:space="preserve"> SEQ Table \* ARABIC </w:instrText>
      </w:r>
      <w:r>
        <w:fldChar w:fldCharType="separate"/>
      </w:r>
      <w:r>
        <w:rPr>
          <w:noProof/>
        </w:rPr>
        <w:t>1</w:t>
      </w:r>
      <w:r>
        <w:rPr>
          <w:noProof/>
        </w:rPr>
        <w:fldChar w:fldCharType="end"/>
      </w:r>
      <w:r>
        <w:t xml:space="preserve">: </w:t>
      </w:r>
      <w:r w:rsidRPr="004A06D6">
        <w:t>Systemic effects of i.v. agents. SVR, systemic vascular resistance; MAP, mean arterial pressure; CBF, cerebral blood flow (Khurram Saleem Khan, Sept. 2013, págs. 100-105)</w:t>
      </w:r>
    </w:p>
    <w:p w14:paraId="70F0EFC7" w14:textId="77777777" w:rsidR="00267805" w:rsidRPr="0092583C" w:rsidRDefault="00267805" w:rsidP="00267805">
      <w:pPr>
        <w:keepNext/>
        <w:jc w:val="both"/>
        <w:rPr>
          <w:rFonts w:ascii="Arial Narrow" w:hAnsi="Arial Narrow" w:cs="Arial"/>
        </w:rPr>
      </w:pPr>
      <w:r w:rsidRPr="00DF25CA">
        <w:rPr>
          <w:rFonts w:ascii="Arial Narrow" w:hAnsi="Arial Narrow" w:cs="Arial"/>
          <w:noProof/>
          <w:color w:val="000000"/>
          <w:shd w:val="clear" w:color="auto" w:fill="FFFFFF"/>
        </w:rPr>
        <w:drawing>
          <wp:inline distT="0" distB="0" distL="0" distR="0" wp14:anchorId="79AC8AFD" wp14:editId="6B5CFA34">
            <wp:extent cx="5708073" cy="3074112"/>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15352" cy="3131887"/>
                    </a:xfrm>
                    <a:prstGeom prst="rect">
                      <a:avLst/>
                    </a:prstGeom>
                  </pic:spPr>
                </pic:pic>
              </a:graphicData>
            </a:graphic>
          </wp:inline>
        </w:drawing>
      </w:r>
    </w:p>
    <w:p w14:paraId="662B9250" w14:textId="77777777" w:rsidR="00267805" w:rsidRPr="00DF25CA" w:rsidRDefault="00267805" w:rsidP="00267805">
      <w:pPr>
        <w:jc w:val="both"/>
        <w:rPr>
          <w:rFonts w:ascii="Arial Narrow" w:hAnsi="Arial Narrow" w:cs="Arial"/>
        </w:rPr>
      </w:pPr>
    </w:p>
    <w:p w14:paraId="3098EBFE" w14:textId="77777777" w:rsidR="00267805" w:rsidRPr="00DF25CA" w:rsidRDefault="00267805" w:rsidP="00267805">
      <w:pPr>
        <w:jc w:val="both"/>
        <w:rPr>
          <w:rFonts w:ascii="Arial Narrow" w:hAnsi="Arial Narrow" w:cs="Arial"/>
          <w:color w:val="000000"/>
          <w:shd w:val="clear" w:color="auto" w:fill="FFFFFF"/>
        </w:rPr>
      </w:pPr>
      <w:r w:rsidRPr="00DF25CA">
        <w:rPr>
          <w:rFonts w:ascii="Arial Narrow" w:hAnsi="Arial Narrow" w:cs="Arial"/>
          <w:color w:val="000000"/>
          <w:shd w:val="clear" w:color="auto" w:fill="FFFFFF"/>
        </w:rPr>
        <w:t>The final desired therapeutic effect when performing general anaesthesia is to achieve the LoC state of the patient, where the effect of the anaesthetics is strong enough to start with the surgical procedure without risk of awakening of the patient, but avoiding the undesired increased effect of administering too much anaesthetics as shown in Table 1.</w:t>
      </w:r>
    </w:p>
    <w:p w14:paraId="75A23C72" w14:textId="77777777" w:rsidR="00267805" w:rsidRPr="00DF25CA" w:rsidRDefault="00267805" w:rsidP="00267805">
      <w:pPr>
        <w:jc w:val="both"/>
        <w:rPr>
          <w:rFonts w:ascii="Arial Narrow" w:hAnsi="Arial Narrow" w:cs="Arial"/>
          <w:color w:val="000000"/>
          <w:shd w:val="clear" w:color="auto" w:fill="FFFFFF"/>
        </w:rPr>
      </w:pPr>
    </w:p>
    <w:p w14:paraId="6BF5E510" w14:textId="77777777" w:rsidR="00267805" w:rsidRPr="00DF25CA" w:rsidRDefault="00267805" w:rsidP="00267805">
      <w:pPr>
        <w:jc w:val="both"/>
        <w:rPr>
          <w:rFonts w:ascii="Arial Narrow" w:hAnsi="Arial Narrow" w:cs="Arial"/>
        </w:rPr>
      </w:pPr>
      <w:r w:rsidRPr="00DF25CA">
        <w:rPr>
          <w:rFonts w:ascii="Arial Narrow" w:hAnsi="Arial Narrow" w:cs="Arial"/>
          <w:color w:val="000000"/>
          <w:shd w:val="clear" w:color="auto" w:fill="FFFFFF"/>
        </w:rPr>
        <w:t xml:space="preserve">Several pharmacological models and approaches such as Target Controlled infusion (TCI), EEG suppression analysis and BIS analysis </w:t>
      </w:r>
      <w:r w:rsidRPr="00DF25CA">
        <w:rPr>
          <w:rFonts w:ascii="Arial Narrow" w:hAnsi="Arial Narrow" w:cs="Arial"/>
        </w:rPr>
        <w:t xml:space="preserve">have been implemented to achieve the goal of </w:t>
      </w:r>
      <w:del w:id="134" w:author="Pedro Gambus" w:date="2022-01-17T10:06:00Z">
        <w:r w:rsidRPr="00DF25CA" w:rsidDel="003637FB">
          <w:rPr>
            <w:rFonts w:ascii="Arial Narrow" w:hAnsi="Arial Narrow" w:cs="Arial"/>
          </w:rPr>
          <w:delText>infusing minimal necessary</w:delText>
        </w:r>
      </w:del>
      <w:ins w:id="135" w:author="Pedro Gambus" w:date="2022-01-17T10:06:00Z">
        <w:r>
          <w:rPr>
            <w:rFonts w:ascii="Arial Narrow" w:hAnsi="Arial Narrow" w:cs="Arial"/>
          </w:rPr>
          <w:t>administering only the dose of anesthetic drugs required to achieve the desired effect</w:t>
        </w:r>
      </w:ins>
      <w:del w:id="136" w:author="Pedro Gambus" w:date="2022-01-17T10:06:00Z">
        <w:r w:rsidRPr="00DF25CA" w:rsidDel="003637FB">
          <w:rPr>
            <w:rFonts w:ascii="Arial Narrow" w:hAnsi="Arial Narrow" w:cs="Arial"/>
          </w:rPr>
          <w:delText xml:space="preserve"> anaesthetic drugs</w:delText>
        </w:r>
      </w:del>
      <w:ins w:id="137" w:author="Pedro Gambus" w:date="2022-01-17T10:06:00Z">
        <w:r>
          <w:rPr>
            <w:rFonts w:ascii="Arial Narrow" w:hAnsi="Arial Narrow" w:cs="Arial"/>
          </w:rPr>
          <w:t>to individual</w:t>
        </w:r>
      </w:ins>
      <w:ins w:id="138" w:author="Pedro Gambus" w:date="2022-01-17T10:07:00Z">
        <w:r>
          <w:rPr>
            <w:rFonts w:ascii="Arial Narrow" w:hAnsi="Arial Narrow" w:cs="Arial"/>
          </w:rPr>
          <w:t>ize drug dosing</w:t>
        </w:r>
      </w:ins>
      <w:r w:rsidRPr="00DF25CA">
        <w:rPr>
          <w:rFonts w:ascii="Arial Narrow" w:hAnsi="Arial Narrow" w:cs="Arial"/>
        </w:rPr>
        <w:t xml:space="preserve"> </w:t>
      </w:r>
      <w:sdt>
        <w:sdtPr>
          <w:rPr>
            <w:rFonts w:ascii="Arial Narrow" w:hAnsi="Arial Narrow" w:cs="Arial"/>
            <w:color w:val="000000"/>
            <w:shd w:val="clear" w:color="auto" w:fill="FFFFFF"/>
          </w:rPr>
          <w:id w:val="1624267194"/>
          <w:citation/>
        </w:sdtPr>
        <w:sdtContent>
          <w:r w:rsidRPr="00DF25CA">
            <w:rPr>
              <w:rFonts w:ascii="Arial Narrow" w:hAnsi="Arial Narrow" w:cs="Arial"/>
              <w:color w:val="000000"/>
              <w:shd w:val="clear" w:color="auto" w:fill="FFFFFF"/>
            </w:rPr>
            <w:fldChar w:fldCharType="begin"/>
          </w:r>
          <w:r w:rsidRPr="00DF25CA">
            <w:rPr>
              <w:rFonts w:ascii="Arial Narrow" w:hAnsi="Arial Narrow" w:cs="Arial"/>
              <w:color w:val="000000"/>
              <w:shd w:val="clear" w:color="auto" w:fill="FFFFFF"/>
            </w:rPr>
            <w:instrText xml:space="preserve"> CITATION Gua05 \l 3082 </w:instrText>
          </w:r>
          <w:r w:rsidRPr="00DF25CA">
            <w:rPr>
              <w:rFonts w:ascii="Arial Narrow" w:hAnsi="Arial Narrow" w:cs="Arial"/>
              <w:color w:val="000000"/>
              <w:shd w:val="clear" w:color="auto" w:fill="FFFFFF"/>
            </w:rPr>
            <w:fldChar w:fldCharType="separate"/>
          </w:r>
          <w:r w:rsidRPr="00DF25CA">
            <w:rPr>
              <w:rFonts w:ascii="Arial Narrow" w:hAnsi="Arial Narrow" w:cs="Arial"/>
              <w:noProof/>
              <w:color w:val="000000"/>
              <w:shd w:val="clear" w:color="auto" w:fill="FFFFFF"/>
            </w:rPr>
            <w:t>(Guarracino F, 2005)</w:t>
          </w:r>
          <w:r w:rsidRPr="00DF25CA">
            <w:rPr>
              <w:rFonts w:ascii="Arial Narrow" w:hAnsi="Arial Narrow" w:cs="Arial"/>
              <w:color w:val="000000"/>
              <w:shd w:val="clear" w:color="auto" w:fill="FFFFFF"/>
            </w:rPr>
            <w:fldChar w:fldCharType="end"/>
          </w:r>
        </w:sdtContent>
      </w:sdt>
      <w:r w:rsidRPr="00DF25CA">
        <w:rPr>
          <w:rFonts w:ascii="Arial Narrow" w:hAnsi="Arial Narrow" w:cs="Arial"/>
        </w:rPr>
        <w:t xml:space="preserve"> and will be further discussed in the Anaesthetic drugs and Anaesthesia monitoring chapters respectively. </w:t>
      </w:r>
    </w:p>
    <w:p w14:paraId="53617632" w14:textId="77777777" w:rsidR="00267805" w:rsidRPr="00DF25CA" w:rsidRDefault="00267805" w:rsidP="00267805">
      <w:pPr>
        <w:jc w:val="both"/>
        <w:rPr>
          <w:rFonts w:ascii="Arial Narrow" w:hAnsi="Arial Narrow" w:cs="Arial"/>
          <w:color w:val="000000"/>
          <w:shd w:val="clear" w:color="auto" w:fill="FFFFFF"/>
        </w:rPr>
      </w:pPr>
    </w:p>
    <w:p w14:paraId="5D003ED8" w14:textId="77777777" w:rsidR="00267805" w:rsidRPr="00DF25CA" w:rsidRDefault="00267805" w:rsidP="00267805">
      <w:pPr>
        <w:jc w:val="both"/>
        <w:rPr>
          <w:rFonts w:ascii="Arial Narrow" w:hAnsi="Arial Narrow" w:cs="Arial"/>
          <w:color w:val="000000"/>
          <w:shd w:val="clear" w:color="auto" w:fill="FFFFFF"/>
        </w:rPr>
      </w:pPr>
      <w:commentRangeStart w:id="139"/>
      <w:commentRangeEnd w:id="139"/>
      <w:r w:rsidRPr="00DF25CA">
        <w:rPr>
          <w:rStyle w:val="CommentReference"/>
        </w:rPr>
        <w:commentReference w:id="139"/>
      </w:r>
    </w:p>
    <w:p w14:paraId="6D77C6C6" w14:textId="77777777" w:rsidR="00267805" w:rsidRPr="00DF25CA" w:rsidRDefault="00267805" w:rsidP="00267805">
      <w:pPr>
        <w:pStyle w:val="Heading4"/>
        <w:numPr>
          <w:ilvl w:val="3"/>
          <w:numId w:val="12"/>
        </w:numPr>
      </w:pPr>
      <w:bookmarkStart w:id="140" w:name="_Toc93057761"/>
      <w:r w:rsidRPr="00DF25CA">
        <w:t>States of anaesthesia</w:t>
      </w:r>
      <w:bookmarkEnd w:id="140"/>
    </w:p>
    <w:p w14:paraId="27117FC2" w14:textId="77777777" w:rsidR="00267805" w:rsidRPr="00DF25CA" w:rsidRDefault="00267805" w:rsidP="00267805">
      <w:pPr>
        <w:jc w:val="both"/>
        <w:rPr>
          <w:rFonts w:ascii="Arial Narrow" w:hAnsi="Arial Narrow" w:cs="Arial"/>
          <w:color w:val="000000"/>
          <w:shd w:val="clear" w:color="auto" w:fill="FFFFFF"/>
        </w:rPr>
      </w:pPr>
    </w:p>
    <w:p w14:paraId="655F099E" w14:textId="77777777" w:rsidR="00267805" w:rsidRPr="00DF25CA" w:rsidRDefault="00267805" w:rsidP="00267805">
      <w:pPr>
        <w:jc w:val="both"/>
        <w:rPr>
          <w:rFonts w:ascii="Arial Narrow" w:hAnsi="Arial Narrow" w:cs="Arial"/>
          <w:color w:val="000000"/>
          <w:shd w:val="clear" w:color="auto" w:fill="FFFFFF"/>
        </w:rPr>
      </w:pPr>
      <w:r w:rsidRPr="00DF25CA">
        <w:rPr>
          <w:rFonts w:ascii="Arial Narrow" w:hAnsi="Arial Narrow" w:cs="Arial"/>
          <w:color w:val="000000"/>
          <w:shd w:val="clear" w:color="auto" w:fill="FFFFFF"/>
        </w:rPr>
        <w:t xml:space="preserve">As stated in the previous section, the states of anaesthesia are not part of a continuous process towards being under general anaesthesia, but the different effects expected from anaesthetic drugs which might be necessarily combined to achieve the therapeutic effect necessary to start the intervention safely. These states of anaesthesia are unconsciousness, which refers to patients’ unawareness state; </w:t>
      </w:r>
      <w:r w:rsidRPr="00DF25CA">
        <w:rPr>
          <w:rFonts w:ascii="Arial Narrow" w:hAnsi="Arial Narrow" w:cs="Arial"/>
          <w:color w:val="000000"/>
          <w:shd w:val="clear" w:color="auto" w:fill="FFFFFF"/>
        </w:rPr>
        <w:lastRenderedPageBreak/>
        <w:t xml:space="preserve">analgesia, which refers to patients’ incapacity of feeling painful stimuli; amnesia, which refers to patients’ inability to remember; and akinesia, which refers to patients immobility. </w:t>
      </w:r>
    </w:p>
    <w:p w14:paraId="0A00F1EE" w14:textId="77777777" w:rsidR="00267805" w:rsidRPr="00DF25CA" w:rsidRDefault="00267805" w:rsidP="00267805">
      <w:pPr>
        <w:jc w:val="both"/>
        <w:rPr>
          <w:rFonts w:ascii="Arial Narrow" w:hAnsi="Arial Narrow" w:cs="Arial"/>
          <w:color w:val="000000"/>
          <w:shd w:val="clear" w:color="auto" w:fill="FFFFFF"/>
        </w:rPr>
      </w:pPr>
    </w:p>
    <w:p w14:paraId="614DF0C8" w14:textId="77777777" w:rsidR="00267805" w:rsidRPr="00DF25CA" w:rsidRDefault="00267805" w:rsidP="00267805">
      <w:pPr>
        <w:jc w:val="both"/>
        <w:rPr>
          <w:rFonts w:ascii="Arial Narrow" w:hAnsi="Arial Narrow" w:cs="Arial"/>
          <w:b/>
          <w:bCs/>
          <w:color w:val="000000"/>
          <w:shd w:val="clear" w:color="auto" w:fill="FFFFFF"/>
        </w:rPr>
      </w:pPr>
    </w:p>
    <w:p w14:paraId="061B00C7" w14:textId="77777777" w:rsidR="00267805" w:rsidRPr="00DF25CA" w:rsidRDefault="00267805" w:rsidP="00267805">
      <w:pPr>
        <w:jc w:val="both"/>
        <w:rPr>
          <w:rFonts w:ascii="Arial Narrow" w:hAnsi="Arial Narrow" w:cs="Arial"/>
          <w:b/>
          <w:bCs/>
          <w:color w:val="000000"/>
          <w:shd w:val="clear" w:color="auto" w:fill="FFFFFF"/>
        </w:rPr>
      </w:pPr>
      <w:r w:rsidRPr="00DF25CA">
        <w:rPr>
          <w:rFonts w:ascii="Arial Narrow" w:hAnsi="Arial Narrow" w:cs="Arial"/>
          <w:b/>
          <w:bCs/>
          <w:color w:val="000000"/>
          <w:shd w:val="clear" w:color="auto" w:fill="FFFFFF"/>
        </w:rPr>
        <w:t>Hypnosis and unconsciousness</w:t>
      </w:r>
    </w:p>
    <w:p w14:paraId="54F976C8" w14:textId="77777777" w:rsidR="00267805" w:rsidRPr="00DF25CA" w:rsidRDefault="00267805" w:rsidP="00267805">
      <w:pPr>
        <w:jc w:val="both"/>
        <w:rPr>
          <w:rFonts w:ascii="Arial Narrow" w:hAnsi="Arial Narrow" w:cs="Arial"/>
          <w:b/>
          <w:bCs/>
          <w:color w:val="000000"/>
          <w:shd w:val="clear" w:color="auto" w:fill="FFFFFF"/>
        </w:rPr>
      </w:pPr>
    </w:p>
    <w:p w14:paraId="014EC21C" w14:textId="77777777" w:rsidR="00267805" w:rsidRPr="00DF25CA" w:rsidRDefault="00267805" w:rsidP="00267805">
      <w:pPr>
        <w:jc w:val="both"/>
        <w:rPr>
          <w:rFonts w:ascii="Arial Narrow" w:hAnsi="Arial Narrow" w:cs="Arial"/>
          <w:color w:val="000000"/>
          <w:shd w:val="clear" w:color="auto" w:fill="FFFFFF"/>
        </w:rPr>
      </w:pPr>
      <w:r w:rsidRPr="00DF25CA">
        <w:rPr>
          <w:rFonts w:ascii="Arial Narrow" w:hAnsi="Arial Narrow" w:cs="Arial"/>
          <w:color w:val="000000"/>
          <w:shd w:val="clear" w:color="auto" w:fill="FFFFFF"/>
        </w:rPr>
        <w:t>The state of hypnosis, which is analogous to unconsciousness, is typically defined as a state of impairment of cognitive functions in the patients’ brain that blocks patients’ adequate response to external stimuli, regarding attention and perception</w:t>
      </w:r>
      <w:sdt>
        <w:sdtPr>
          <w:rPr>
            <w:rFonts w:ascii="Arial Narrow" w:hAnsi="Arial Narrow" w:cs="Arial"/>
            <w:color w:val="000000"/>
            <w:shd w:val="clear" w:color="auto" w:fill="FFFFFF"/>
          </w:rPr>
          <w:id w:val="444813155"/>
          <w:citation/>
        </w:sdtPr>
        <w:sdtContent>
          <w:r w:rsidRPr="00DF25CA">
            <w:rPr>
              <w:rFonts w:ascii="Arial Narrow" w:hAnsi="Arial Narrow" w:cs="Arial"/>
              <w:color w:val="000000"/>
              <w:shd w:val="clear" w:color="auto" w:fill="FFFFFF"/>
            </w:rPr>
            <w:fldChar w:fldCharType="begin"/>
          </w:r>
          <w:r w:rsidRPr="00DF25CA">
            <w:rPr>
              <w:rFonts w:ascii="Arial Narrow" w:hAnsi="Arial Narrow" w:cs="Arial"/>
              <w:color w:val="000000"/>
              <w:shd w:val="clear" w:color="auto" w:fill="FFFFFF"/>
            </w:rPr>
            <w:instrText xml:space="preserve"> CITATION Jas03 \l 3082 </w:instrText>
          </w:r>
          <w:r w:rsidRPr="00DF25CA">
            <w:rPr>
              <w:rFonts w:ascii="Arial Narrow" w:hAnsi="Arial Narrow" w:cs="Arial"/>
              <w:color w:val="000000"/>
              <w:shd w:val="clear" w:color="auto" w:fill="FFFFFF"/>
            </w:rPr>
            <w:fldChar w:fldCharType="separate"/>
          </w:r>
          <w:r w:rsidRPr="00DF25CA">
            <w:rPr>
              <w:rFonts w:ascii="Arial Narrow" w:hAnsi="Arial Narrow" w:cs="Arial"/>
              <w:noProof/>
              <w:color w:val="000000"/>
              <w:shd w:val="clear" w:color="auto" w:fill="FFFFFF"/>
            </w:rPr>
            <w:t xml:space="preserve"> (Jason A. Campagna, 2003)</w:t>
          </w:r>
          <w:r w:rsidRPr="00DF25CA">
            <w:rPr>
              <w:rFonts w:ascii="Arial Narrow" w:hAnsi="Arial Narrow" w:cs="Arial"/>
              <w:color w:val="000000"/>
              <w:shd w:val="clear" w:color="auto" w:fill="FFFFFF"/>
            </w:rPr>
            <w:fldChar w:fldCharType="end"/>
          </w:r>
        </w:sdtContent>
      </w:sdt>
      <w:r w:rsidRPr="00DF25CA">
        <w:rPr>
          <w:rFonts w:ascii="Arial Narrow" w:hAnsi="Arial Narrow" w:cs="Arial"/>
          <w:color w:val="000000"/>
          <w:shd w:val="clear" w:color="auto" w:fill="FFFFFF"/>
        </w:rPr>
        <w:t>. Hypnosis is induced by hypnotic agents such as propofol, and there are several levels of hypnosis</w:t>
      </w:r>
      <w:ins w:id="141" w:author="Pedro Gambus" w:date="2022-01-17T10:08:00Z">
        <w:r>
          <w:rPr>
            <w:rFonts w:ascii="Arial Narrow" w:hAnsi="Arial Narrow" w:cs="Arial"/>
            <w:color w:val="000000"/>
            <w:shd w:val="clear" w:color="auto" w:fill="FFFFFF"/>
          </w:rPr>
          <w:t xml:space="preserve"> evolving in a continuum of deeper intensity of effect for instance</w:t>
        </w:r>
      </w:ins>
      <w:r w:rsidRPr="00DF25CA">
        <w:rPr>
          <w:rFonts w:ascii="Arial Narrow" w:hAnsi="Arial Narrow" w:cs="Arial"/>
          <w:color w:val="000000"/>
          <w:shd w:val="clear" w:color="auto" w:fill="FFFFFF"/>
        </w:rPr>
        <w:t xml:space="preserve">: </w:t>
      </w:r>
      <w:del w:id="142" w:author="Pedro Gambus" w:date="2022-01-17T10:08:00Z">
        <w:r w:rsidRPr="00DF25CA" w:rsidDel="003637FB">
          <w:rPr>
            <w:rFonts w:ascii="Arial Narrow" w:hAnsi="Arial Narrow" w:cs="Arial"/>
            <w:color w:val="000000"/>
            <w:shd w:val="clear" w:color="auto" w:fill="FFFFFF"/>
          </w:rPr>
          <w:delText>drowsy</w:delText>
        </w:r>
      </w:del>
      <w:ins w:id="143" w:author="Pedro Gambus" w:date="2022-01-17T10:08:00Z">
        <w:r w:rsidRPr="00DF25CA">
          <w:rPr>
            <w:rFonts w:ascii="Arial Narrow" w:hAnsi="Arial Narrow" w:cs="Arial"/>
            <w:color w:val="000000"/>
            <w:shd w:val="clear" w:color="auto" w:fill="FFFFFF"/>
          </w:rPr>
          <w:t>drows</w:t>
        </w:r>
        <w:r>
          <w:rPr>
            <w:rFonts w:ascii="Arial Narrow" w:hAnsi="Arial Narrow" w:cs="Arial"/>
            <w:color w:val="000000"/>
            <w:shd w:val="clear" w:color="auto" w:fill="FFFFFF"/>
          </w:rPr>
          <w:t>iness</w:t>
        </w:r>
      </w:ins>
      <w:r w:rsidRPr="00DF25CA">
        <w:rPr>
          <w:rFonts w:ascii="Arial Narrow" w:hAnsi="Arial Narrow" w:cs="Arial"/>
          <w:color w:val="000000"/>
          <w:shd w:val="clear" w:color="auto" w:fill="FFFFFF"/>
        </w:rPr>
        <w:t xml:space="preserve">, </w:t>
      </w:r>
      <w:del w:id="144" w:author="Pedro Gambus" w:date="2022-01-17T10:08:00Z">
        <w:r w:rsidRPr="00DF25CA" w:rsidDel="003637FB">
          <w:rPr>
            <w:rFonts w:ascii="Arial Narrow" w:hAnsi="Arial Narrow" w:cs="Arial"/>
            <w:color w:val="000000"/>
            <w:shd w:val="clear" w:color="auto" w:fill="FFFFFF"/>
          </w:rPr>
          <w:delText xml:space="preserve">sedated </w:delText>
        </w:r>
      </w:del>
      <w:ins w:id="145" w:author="Pedro Gambus" w:date="2022-01-17T10:08:00Z">
        <w:r w:rsidRPr="00DF25CA">
          <w:rPr>
            <w:rFonts w:ascii="Arial Narrow" w:hAnsi="Arial Narrow" w:cs="Arial"/>
            <w:color w:val="000000"/>
            <w:shd w:val="clear" w:color="auto" w:fill="FFFFFF"/>
          </w:rPr>
          <w:t>sedat</w:t>
        </w:r>
        <w:r>
          <w:rPr>
            <w:rFonts w:ascii="Arial Narrow" w:hAnsi="Arial Narrow" w:cs="Arial"/>
            <w:color w:val="000000"/>
            <w:shd w:val="clear" w:color="auto" w:fill="FFFFFF"/>
          </w:rPr>
          <w:t>ion</w:t>
        </w:r>
        <w:r w:rsidRPr="00DF25CA">
          <w:rPr>
            <w:rFonts w:ascii="Arial Narrow" w:hAnsi="Arial Narrow" w:cs="Arial"/>
            <w:color w:val="000000"/>
            <w:shd w:val="clear" w:color="auto" w:fill="FFFFFF"/>
          </w:rPr>
          <w:t xml:space="preserve"> </w:t>
        </w:r>
      </w:ins>
      <w:r w:rsidRPr="00DF25CA">
        <w:rPr>
          <w:rFonts w:ascii="Arial Narrow" w:hAnsi="Arial Narrow" w:cs="Arial"/>
          <w:color w:val="000000"/>
          <w:shd w:val="clear" w:color="auto" w:fill="FFFFFF"/>
        </w:rPr>
        <w:t>and unconscious</w:t>
      </w:r>
      <w:ins w:id="146" w:author="Pedro Gambus" w:date="2022-01-17T10:08:00Z">
        <w:r>
          <w:rPr>
            <w:rFonts w:ascii="Arial Narrow" w:hAnsi="Arial Narrow" w:cs="Arial"/>
            <w:color w:val="000000"/>
            <w:shd w:val="clear" w:color="auto" w:fill="FFFFFF"/>
          </w:rPr>
          <w:t>ness</w:t>
        </w:r>
      </w:ins>
      <w:r w:rsidRPr="00DF25CA">
        <w:rPr>
          <w:rFonts w:ascii="Arial Narrow" w:hAnsi="Arial Narrow" w:cs="Arial"/>
          <w:color w:val="000000"/>
          <w:shd w:val="clear" w:color="auto" w:fill="FFFFFF"/>
        </w:rPr>
        <w:t xml:space="preserve">.  </w:t>
      </w:r>
    </w:p>
    <w:p w14:paraId="45794B6B" w14:textId="77777777" w:rsidR="00267805" w:rsidRPr="00DF25CA" w:rsidRDefault="00267805" w:rsidP="00267805">
      <w:pPr>
        <w:jc w:val="both"/>
        <w:rPr>
          <w:rFonts w:ascii="Arial Narrow" w:hAnsi="Arial Narrow" w:cs="Arial"/>
          <w:color w:val="000000"/>
          <w:shd w:val="clear" w:color="auto" w:fill="FFFFFF"/>
        </w:rPr>
      </w:pPr>
    </w:p>
    <w:p w14:paraId="594F17E5" w14:textId="77777777" w:rsidR="00267805" w:rsidRPr="00DF25CA" w:rsidRDefault="00267805" w:rsidP="00267805">
      <w:pPr>
        <w:jc w:val="both"/>
        <w:rPr>
          <w:rFonts w:ascii="Arial Narrow" w:hAnsi="Arial Narrow" w:cs="Arial"/>
          <w:color w:val="000000"/>
          <w:shd w:val="clear" w:color="auto" w:fill="FFFFFF"/>
        </w:rPr>
      </w:pPr>
      <w:r w:rsidRPr="00DF25CA">
        <w:rPr>
          <w:rFonts w:ascii="Arial Narrow" w:hAnsi="Arial Narrow" w:cs="Arial"/>
          <w:color w:val="000000"/>
          <w:shd w:val="clear" w:color="auto" w:fill="FFFFFF"/>
        </w:rPr>
        <w:t xml:space="preserve">The mechanisms of action involved in the process of hypnosis have not yet been determined accurately as a whole. Nevertheless, in the last decades it has been shown that different molecular targets in various regions of the nervous system are involved in the multiple components of anaesthetic action, and these targets can vary between specific anaesthetics. </w:t>
      </w:r>
      <w:commentRangeStart w:id="147"/>
      <w:r w:rsidRPr="00DF25CA">
        <w:rPr>
          <w:rFonts w:ascii="Arial Narrow" w:hAnsi="Arial Narrow" w:cs="Arial"/>
          <w:color w:val="000000"/>
          <w:shd w:val="clear" w:color="auto" w:fill="FFFFFF"/>
        </w:rPr>
        <w:t>When talking about unconsciousness induction the main inhibitory neurotransmitter involved is Gamma-aminobutyric acid (GABA). This neurotransmitter acts selectively modulating GABA</w:t>
      </w:r>
      <w:r w:rsidRPr="00DF25CA">
        <w:rPr>
          <w:rFonts w:ascii="Arial Narrow" w:hAnsi="Arial Narrow" w:cs="Arial"/>
          <w:color w:val="000000"/>
          <w:shd w:val="clear" w:color="auto" w:fill="FFFFFF"/>
          <w:vertAlign w:val="subscript"/>
        </w:rPr>
        <w:t xml:space="preserve">A </w:t>
      </w:r>
      <w:r w:rsidRPr="00DF25CA">
        <w:rPr>
          <w:rFonts w:ascii="Arial Narrow" w:hAnsi="Arial Narrow" w:cs="Arial"/>
          <w:color w:val="000000"/>
          <w:shd w:val="clear" w:color="auto" w:fill="FFFFFF"/>
        </w:rPr>
        <w:t>receptors</w:t>
      </w:r>
      <w:sdt>
        <w:sdtPr>
          <w:rPr>
            <w:rFonts w:ascii="Arial Narrow" w:hAnsi="Arial Narrow" w:cs="Arial"/>
            <w:color w:val="000000"/>
            <w:shd w:val="clear" w:color="auto" w:fill="FFFFFF"/>
          </w:rPr>
          <w:id w:val="1029756222"/>
          <w:citation/>
        </w:sdtPr>
        <w:sdtContent>
          <w:r w:rsidRPr="00DF25CA">
            <w:rPr>
              <w:rFonts w:ascii="Arial Narrow" w:hAnsi="Arial Narrow" w:cs="Arial"/>
              <w:color w:val="000000"/>
              <w:shd w:val="clear" w:color="auto" w:fill="FFFFFF"/>
            </w:rPr>
            <w:fldChar w:fldCharType="begin"/>
          </w:r>
          <w:r w:rsidRPr="00DF25CA">
            <w:rPr>
              <w:rFonts w:ascii="Arial Narrow" w:hAnsi="Arial Narrow" w:cs="Arial"/>
              <w:color w:val="000000"/>
              <w:shd w:val="clear" w:color="auto" w:fill="FFFFFF"/>
            </w:rPr>
            <w:instrText xml:space="preserve">CITATION Hug10 \p 503-510 \t  \l 3082 </w:instrText>
          </w:r>
          <w:r w:rsidRPr="00DF25CA">
            <w:rPr>
              <w:rFonts w:ascii="Arial Narrow" w:hAnsi="Arial Narrow" w:cs="Arial"/>
              <w:color w:val="000000"/>
              <w:shd w:val="clear" w:color="auto" w:fill="FFFFFF"/>
            </w:rPr>
            <w:fldChar w:fldCharType="separate"/>
          </w:r>
          <w:r w:rsidRPr="00DF25CA">
            <w:rPr>
              <w:rFonts w:ascii="Arial Narrow" w:hAnsi="Arial Narrow" w:cs="Arial"/>
              <w:noProof/>
              <w:color w:val="000000"/>
              <w:shd w:val="clear" w:color="auto" w:fill="FFFFFF"/>
            </w:rPr>
            <w:t xml:space="preserve"> (Hemmings HC Jr, (2005), págs. 503-510)</w:t>
          </w:r>
          <w:r w:rsidRPr="00DF25CA">
            <w:rPr>
              <w:rFonts w:ascii="Arial Narrow" w:hAnsi="Arial Narrow" w:cs="Arial"/>
              <w:color w:val="000000"/>
              <w:shd w:val="clear" w:color="auto" w:fill="FFFFFF"/>
            </w:rPr>
            <w:fldChar w:fldCharType="end"/>
          </w:r>
        </w:sdtContent>
      </w:sdt>
      <w:r w:rsidRPr="00DF25CA">
        <w:rPr>
          <w:rFonts w:ascii="Arial Narrow" w:hAnsi="Arial Narrow" w:cs="Arial"/>
          <w:color w:val="000000"/>
          <w:shd w:val="clear" w:color="auto" w:fill="FFFFFF"/>
        </w:rPr>
        <w:t>, which are ligand-gated ion channels persistently opening the channels and therefore inhibiting synapses in big areas of the brain</w:t>
      </w:r>
      <w:sdt>
        <w:sdtPr>
          <w:rPr>
            <w:rFonts w:ascii="Arial Narrow" w:hAnsi="Arial Narrow" w:cs="Arial"/>
            <w:color w:val="000000"/>
            <w:shd w:val="clear" w:color="auto" w:fill="FFFFFF"/>
          </w:rPr>
          <w:id w:val="-1066250820"/>
          <w:citation/>
        </w:sdtPr>
        <w:sdtContent>
          <w:r w:rsidRPr="00DF25CA">
            <w:rPr>
              <w:rFonts w:ascii="Arial Narrow" w:hAnsi="Arial Narrow" w:cs="Arial"/>
              <w:color w:val="000000"/>
              <w:shd w:val="clear" w:color="auto" w:fill="FFFFFF"/>
            </w:rPr>
            <w:fldChar w:fldCharType="begin"/>
          </w:r>
          <w:r w:rsidRPr="00DF25CA">
            <w:rPr>
              <w:rFonts w:ascii="Arial Narrow" w:hAnsi="Arial Narrow" w:cs="Arial"/>
              <w:color w:val="000000"/>
              <w:shd w:val="clear" w:color="auto" w:fill="FFFFFF"/>
            </w:rPr>
            <w:instrText xml:space="preserve"> CITATION Hem05 \l 3082 </w:instrText>
          </w:r>
          <w:r w:rsidRPr="00DF25CA">
            <w:rPr>
              <w:rFonts w:ascii="Arial Narrow" w:hAnsi="Arial Narrow" w:cs="Arial"/>
              <w:color w:val="000000"/>
              <w:shd w:val="clear" w:color="auto" w:fill="FFFFFF"/>
            </w:rPr>
            <w:fldChar w:fldCharType="separate"/>
          </w:r>
          <w:r w:rsidRPr="00DF25CA">
            <w:rPr>
              <w:rFonts w:ascii="Arial Narrow" w:hAnsi="Arial Narrow" w:cs="Arial"/>
              <w:noProof/>
              <w:color w:val="000000"/>
              <w:shd w:val="clear" w:color="auto" w:fill="FFFFFF"/>
            </w:rPr>
            <w:t xml:space="preserve"> (Hemmings HC Jr, 2005)</w:t>
          </w:r>
          <w:r w:rsidRPr="00DF25CA">
            <w:rPr>
              <w:rFonts w:ascii="Arial Narrow" w:hAnsi="Arial Narrow" w:cs="Arial"/>
              <w:color w:val="000000"/>
              <w:shd w:val="clear" w:color="auto" w:fill="FFFFFF"/>
            </w:rPr>
            <w:fldChar w:fldCharType="end"/>
          </w:r>
        </w:sdtContent>
      </w:sdt>
      <w:r w:rsidRPr="00DF25CA">
        <w:rPr>
          <w:rFonts w:ascii="Arial Narrow" w:hAnsi="Arial Narrow" w:cs="Arial"/>
          <w:color w:val="000000"/>
          <w:shd w:val="clear" w:color="auto" w:fill="FFFFFF"/>
        </w:rPr>
        <w:t>.</w:t>
      </w:r>
      <w:commentRangeEnd w:id="147"/>
      <w:r w:rsidRPr="00DF25CA">
        <w:rPr>
          <w:rStyle w:val="CommentReference"/>
        </w:rPr>
        <w:commentReference w:id="147"/>
      </w:r>
    </w:p>
    <w:p w14:paraId="4A549132" w14:textId="77777777" w:rsidR="00267805" w:rsidRPr="00DF25CA" w:rsidRDefault="00267805" w:rsidP="00267805">
      <w:pPr>
        <w:jc w:val="both"/>
        <w:rPr>
          <w:rFonts w:ascii="Arial Narrow" w:hAnsi="Arial Narrow" w:cs="Arial"/>
          <w:color w:val="000000"/>
          <w:shd w:val="clear" w:color="auto" w:fill="FFFFFF"/>
        </w:rPr>
      </w:pPr>
    </w:p>
    <w:p w14:paraId="2952FF4F" w14:textId="77777777" w:rsidR="00267805" w:rsidRPr="00DF25CA" w:rsidRDefault="00267805" w:rsidP="00267805">
      <w:pPr>
        <w:jc w:val="both"/>
        <w:rPr>
          <w:rFonts w:ascii="Arial Narrow" w:hAnsi="Arial Narrow" w:cs="Arial"/>
          <w:color w:val="000000"/>
          <w:shd w:val="clear" w:color="auto" w:fill="FFFFFF"/>
        </w:rPr>
      </w:pPr>
      <w:r w:rsidRPr="00DF25CA">
        <w:rPr>
          <w:rFonts w:ascii="Arial Narrow" w:hAnsi="Arial Narrow" w:cs="Arial"/>
          <w:color w:val="000000"/>
          <w:shd w:val="clear" w:color="auto" w:fill="FFFFFF"/>
        </w:rPr>
        <w:t>Even though several indexes mostly related to EEG have been used</w:t>
      </w:r>
      <w:del w:id="148" w:author="Pedro Gambus" w:date="2022-01-17T10:09:00Z">
        <w:r w:rsidRPr="00DF25CA" w:rsidDel="003637FB">
          <w:rPr>
            <w:rFonts w:ascii="Arial Narrow" w:hAnsi="Arial Narrow" w:cs="Arial"/>
            <w:color w:val="000000"/>
            <w:shd w:val="clear" w:color="auto" w:fill="FFFFFF"/>
          </w:rPr>
          <w:delText xml:space="preserve"> lately</w:delText>
        </w:r>
      </w:del>
      <w:r w:rsidRPr="00DF25CA">
        <w:rPr>
          <w:rFonts w:ascii="Arial Narrow" w:hAnsi="Arial Narrow" w:cs="Arial"/>
          <w:color w:val="000000"/>
          <w:shd w:val="clear" w:color="auto" w:fill="FFFFFF"/>
        </w:rPr>
        <w:t xml:space="preserve"> to </w:t>
      </w:r>
      <w:del w:id="149" w:author="Pedro Gambus" w:date="2022-01-17T10:09:00Z">
        <w:r w:rsidRPr="00DF25CA" w:rsidDel="003637FB">
          <w:rPr>
            <w:rFonts w:ascii="Arial Narrow" w:hAnsi="Arial Narrow" w:cs="Arial"/>
            <w:color w:val="000000"/>
            <w:shd w:val="clear" w:color="auto" w:fill="FFFFFF"/>
          </w:rPr>
          <w:delText xml:space="preserve">acknowledge </w:delText>
        </w:r>
      </w:del>
      <w:ins w:id="150" w:author="Pedro Gambus" w:date="2022-01-17T10:09:00Z">
        <w:r>
          <w:rPr>
            <w:rFonts w:ascii="Arial Narrow" w:hAnsi="Arial Narrow" w:cs="Arial"/>
            <w:color w:val="000000"/>
            <w:shd w:val="clear" w:color="auto" w:fill="FFFFFF"/>
          </w:rPr>
          <w:t>quantitate</w:t>
        </w:r>
        <w:r w:rsidRPr="00DF25CA">
          <w:rPr>
            <w:rFonts w:ascii="Arial Narrow" w:hAnsi="Arial Narrow" w:cs="Arial"/>
            <w:color w:val="000000"/>
            <w:shd w:val="clear" w:color="auto" w:fill="FFFFFF"/>
          </w:rPr>
          <w:t xml:space="preserve"> </w:t>
        </w:r>
      </w:ins>
      <w:r w:rsidRPr="00DF25CA">
        <w:rPr>
          <w:rFonts w:ascii="Arial Narrow" w:hAnsi="Arial Narrow" w:cs="Arial"/>
          <w:color w:val="000000"/>
          <w:shd w:val="clear" w:color="auto" w:fill="FFFFFF"/>
        </w:rPr>
        <w:t>the level of hypnosis of patients under general anaesthesia, our intraoperative ability to evaluate levels of consciousness still remains limited. An example of this approach is Bispectral index (BIS), but further research in this field is still necessary to construct deterministic models involving hypnosis induction and its effects upon patients.</w:t>
      </w:r>
    </w:p>
    <w:p w14:paraId="701952DC" w14:textId="77777777" w:rsidR="00267805" w:rsidRPr="00DF25CA" w:rsidRDefault="00267805" w:rsidP="00267805">
      <w:pPr>
        <w:jc w:val="both"/>
        <w:rPr>
          <w:rFonts w:ascii="Arial Narrow" w:hAnsi="Arial Narrow" w:cs="Arial"/>
        </w:rPr>
      </w:pPr>
    </w:p>
    <w:p w14:paraId="168CC7F9" w14:textId="77777777" w:rsidR="00267805" w:rsidRPr="00DF25CA" w:rsidRDefault="00267805" w:rsidP="00267805">
      <w:pPr>
        <w:jc w:val="both"/>
        <w:rPr>
          <w:rFonts w:ascii="Arial Narrow" w:hAnsi="Arial Narrow" w:cs="Arial"/>
          <w:b/>
          <w:bCs/>
        </w:rPr>
      </w:pPr>
      <w:r w:rsidRPr="00DF25CA">
        <w:rPr>
          <w:rFonts w:ascii="Arial Narrow" w:hAnsi="Arial Narrow" w:cs="Arial"/>
          <w:b/>
          <w:bCs/>
        </w:rPr>
        <w:t>Analgesia</w:t>
      </w:r>
    </w:p>
    <w:p w14:paraId="31E04D49" w14:textId="77777777" w:rsidR="00267805" w:rsidRPr="00DF25CA" w:rsidRDefault="00267805" w:rsidP="00267805">
      <w:pPr>
        <w:spacing w:before="100" w:beforeAutospacing="1" w:after="100" w:afterAutospacing="1"/>
        <w:jc w:val="both"/>
        <w:rPr>
          <w:rFonts w:ascii="Arial Narrow" w:hAnsi="Arial Narrow" w:cs="Arial"/>
        </w:rPr>
      </w:pPr>
      <w:r w:rsidRPr="00DF25CA">
        <w:rPr>
          <w:rFonts w:ascii="Arial Narrow" w:hAnsi="Arial Narrow" w:cs="Arial"/>
        </w:rPr>
        <w:t xml:space="preserve">In 2020 the International Association for the Study of Pain proposed a review of the definition of pain. The new accepted definition stated that pain was "An unpleasant sensory and emotional experience associated with, or resembling that associated with, actual or potential tissue damage" </w:t>
      </w:r>
      <w:sdt>
        <w:sdtPr>
          <w:rPr>
            <w:rFonts w:ascii="Arial Narrow" w:hAnsi="Arial Narrow" w:cs="Arial"/>
          </w:rPr>
          <w:id w:val="114958778"/>
          <w:citation/>
        </w:sdtPr>
        <w:sdtContent>
          <w:r w:rsidRPr="00DF25CA">
            <w:rPr>
              <w:rFonts w:ascii="Arial Narrow" w:hAnsi="Arial Narrow" w:cs="Arial"/>
            </w:rPr>
            <w:fldChar w:fldCharType="begin"/>
          </w:r>
          <w:r w:rsidRPr="00DF25CA">
            <w:rPr>
              <w:rFonts w:ascii="Arial Narrow" w:hAnsi="Arial Narrow" w:cs="Arial"/>
            </w:rPr>
            <w:instrText xml:space="preserve">CITATION Sri20 \l 3082 </w:instrText>
          </w:r>
          <w:r w:rsidRPr="00DF25CA">
            <w:rPr>
              <w:rFonts w:ascii="Arial Narrow" w:hAnsi="Arial Narrow" w:cs="Arial"/>
            </w:rPr>
            <w:fldChar w:fldCharType="separate"/>
          </w:r>
          <w:r w:rsidRPr="00DF25CA">
            <w:rPr>
              <w:rFonts w:ascii="Arial Narrow" w:hAnsi="Arial Narrow" w:cs="Arial"/>
            </w:rPr>
            <w:t>(Srinivasa N Raja, 2020)</w:t>
          </w:r>
          <w:r w:rsidRPr="00DF25CA">
            <w:rPr>
              <w:rFonts w:ascii="Arial Narrow" w:hAnsi="Arial Narrow" w:cs="Arial"/>
            </w:rPr>
            <w:fldChar w:fldCharType="end"/>
          </w:r>
        </w:sdtContent>
      </w:sdt>
      <w:r w:rsidRPr="00DF25CA">
        <w:rPr>
          <w:rFonts w:ascii="Arial Narrow" w:hAnsi="Arial Narrow" w:cs="Arial"/>
        </w:rPr>
        <w:t xml:space="preserve">. Therefore, analgesia could be defined as the state of mind that permits the inhibition of painful sensations in situations where it would be expected, such as in tissue damage derived from surgical action. </w:t>
      </w:r>
    </w:p>
    <w:p w14:paraId="0501BB58" w14:textId="77777777" w:rsidR="00267805" w:rsidRPr="00DF25CA" w:rsidRDefault="00267805" w:rsidP="00267805">
      <w:pPr>
        <w:spacing w:before="100" w:beforeAutospacing="1" w:after="100" w:afterAutospacing="1"/>
        <w:jc w:val="both"/>
        <w:rPr>
          <w:rFonts w:ascii="Arial Narrow" w:hAnsi="Arial Narrow" w:cs="Arial"/>
          <w:b/>
          <w:bCs/>
        </w:rPr>
      </w:pPr>
      <w:r w:rsidRPr="00DF25CA">
        <w:rPr>
          <w:rFonts w:ascii="Arial Narrow" w:hAnsi="Arial Narrow" w:cs="Arial"/>
          <w:b/>
          <w:bCs/>
        </w:rPr>
        <w:t>Amnesia</w:t>
      </w:r>
    </w:p>
    <w:p w14:paraId="2E7CDFEF" w14:textId="77777777" w:rsidR="00267805" w:rsidRPr="00DF25CA" w:rsidRDefault="00267805" w:rsidP="00267805">
      <w:pPr>
        <w:spacing w:before="100" w:beforeAutospacing="1" w:after="100" w:afterAutospacing="1"/>
        <w:jc w:val="both"/>
        <w:rPr>
          <w:rFonts w:ascii="Arial Narrow" w:hAnsi="Arial Narrow" w:cs="Arial"/>
        </w:rPr>
      </w:pPr>
      <w:r w:rsidRPr="00DF25CA">
        <w:rPr>
          <w:rFonts w:ascii="Arial Narrow" w:hAnsi="Arial Narrow" w:cs="Arial"/>
        </w:rPr>
        <w:t>The term amnesia refers to the impossibility of a patient to remember or recall any moment or event that they perceived during the transient state. Hypnotic agents cause unconsciousness by suppressing neural mechanisms mediating arousal and awareness, but they can also cause amnesia by disrupting mechanisms of memory consolidation.</w:t>
      </w:r>
    </w:p>
    <w:p w14:paraId="07A799D0" w14:textId="77777777" w:rsidR="00267805" w:rsidRPr="00DF25CA" w:rsidRDefault="00267805" w:rsidP="00267805">
      <w:pPr>
        <w:spacing w:before="100" w:beforeAutospacing="1" w:after="100" w:afterAutospacing="1"/>
        <w:jc w:val="both"/>
        <w:rPr>
          <w:rFonts w:ascii="Arial Narrow" w:hAnsi="Arial Narrow" w:cs="Arial"/>
        </w:rPr>
      </w:pPr>
      <w:r w:rsidRPr="00DF25CA">
        <w:rPr>
          <w:rFonts w:ascii="Arial Narrow" w:hAnsi="Arial Narrow" w:cs="Arial"/>
        </w:rPr>
        <w:t>When a high enough dose of a hypnotic agent is administered, information from the outside world is not processed by the patient and, thus, no conscious memories are formed. In this sense, all hypnotic agents are amnesic at a certain dose</w:t>
      </w:r>
      <w:sdt>
        <w:sdtPr>
          <w:rPr>
            <w:rFonts w:ascii="Arial Narrow" w:hAnsi="Arial Narrow" w:cs="Arial"/>
          </w:rPr>
          <w:id w:val="1030067344"/>
          <w:citation/>
        </w:sdtPr>
        <w:sdtContent>
          <w:r w:rsidRPr="00DF25CA">
            <w:rPr>
              <w:rFonts w:ascii="Arial Narrow" w:hAnsi="Arial Narrow" w:cs="Arial"/>
            </w:rPr>
            <w:fldChar w:fldCharType="begin"/>
          </w:r>
          <w:r w:rsidRPr="00DF25CA">
            <w:rPr>
              <w:rFonts w:ascii="Arial Narrow" w:hAnsi="Arial Narrow" w:cs="Arial"/>
            </w:rPr>
            <w:instrText xml:space="preserve">CITATION Rob09 \p 2 \t  \l 3082 </w:instrText>
          </w:r>
          <w:r w:rsidRPr="00DF25CA">
            <w:rPr>
              <w:rFonts w:ascii="Arial Narrow" w:hAnsi="Arial Narrow" w:cs="Arial"/>
            </w:rPr>
            <w:fldChar w:fldCharType="separate"/>
          </w:r>
          <w:r w:rsidRPr="00DF25CA">
            <w:rPr>
              <w:rFonts w:ascii="Arial Narrow" w:hAnsi="Arial Narrow" w:cs="Arial"/>
            </w:rPr>
            <w:t xml:space="preserve"> (Robert A. Veselis, 2009, pág. 2)</w:t>
          </w:r>
          <w:r w:rsidRPr="00DF25CA">
            <w:rPr>
              <w:rFonts w:ascii="Arial Narrow" w:hAnsi="Arial Narrow" w:cs="Arial"/>
            </w:rPr>
            <w:fldChar w:fldCharType="end"/>
          </w:r>
        </w:sdtContent>
      </w:sdt>
      <w:r w:rsidRPr="00DF25CA">
        <w:rPr>
          <w:rFonts w:ascii="Arial Narrow" w:hAnsi="Arial Narrow" w:cs="Arial"/>
        </w:rPr>
        <w:t>. Furthermore, hypnotic agents acting on GABA receptors such as propofol might have amnesic effect even at lower sedative doses</w:t>
      </w:r>
      <w:sdt>
        <w:sdtPr>
          <w:rPr>
            <w:rFonts w:ascii="Arial Narrow" w:hAnsi="Arial Narrow" w:cs="Arial"/>
          </w:rPr>
          <w:id w:val="1875810316"/>
          <w:citation/>
        </w:sdtPr>
        <w:sdtContent>
          <w:r w:rsidRPr="00DF25CA">
            <w:rPr>
              <w:rFonts w:ascii="Arial Narrow" w:hAnsi="Arial Narrow" w:cs="Arial"/>
            </w:rPr>
            <w:fldChar w:fldCharType="begin"/>
          </w:r>
          <w:r w:rsidRPr="00DF25CA">
            <w:rPr>
              <w:rFonts w:ascii="Arial Narrow" w:hAnsi="Arial Narrow" w:cs="Arial"/>
            </w:rPr>
            <w:instrText xml:space="preserve">CITATION Rob091 \p 1 \t  \l 3082 </w:instrText>
          </w:r>
          <w:r w:rsidRPr="00DF25CA">
            <w:rPr>
              <w:rFonts w:ascii="Arial Narrow" w:hAnsi="Arial Narrow" w:cs="Arial"/>
            </w:rPr>
            <w:fldChar w:fldCharType="separate"/>
          </w:r>
          <w:r w:rsidRPr="00DF25CA">
            <w:rPr>
              <w:rFonts w:ascii="Arial Narrow" w:hAnsi="Arial Narrow" w:cs="Arial"/>
            </w:rPr>
            <w:t xml:space="preserve"> (Robert A. Veselis, 2009, pág. 1)</w:t>
          </w:r>
          <w:r w:rsidRPr="00DF25CA">
            <w:rPr>
              <w:rFonts w:ascii="Arial Narrow" w:hAnsi="Arial Narrow" w:cs="Arial"/>
            </w:rPr>
            <w:fldChar w:fldCharType="end"/>
          </w:r>
        </w:sdtContent>
      </w:sdt>
      <w:r w:rsidRPr="00DF25CA">
        <w:rPr>
          <w:rFonts w:ascii="Arial Narrow" w:hAnsi="Arial Narrow" w:cs="Arial"/>
        </w:rPr>
        <w:t xml:space="preserve">. </w:t>
      </w:r>
    </w:p>
    <w:p w14:paraId="43C466B3" w14:textId="77777777" w:rsidR="00267805" w:rsidRPr="00DF25CA" w:rsidRDefault="00267805" w:rsidP="00267805">
      <w:pPr>
        <w:jc w:val="both"/>
        <w:rPr>
          <w:rFonts w:ascii="Arial Narrow" w:hAnsi="Arial Narrow" w:cs="Arial"/>
          <w:b/>
          <w:bCs/>
        </w:rPr>
      </w:pPr>
      <w:r w:rsidRPr="00DF25CA">
        <w:rPr>
          <w:rFonts w:ascii="Arial Narrow" w:hAnsi="Arial Narrow" w:cs="Arial"/>
          <w:b/>
          <w:bCs/>
        </w:rPr>
        <w:t>Akinesia</w:t>
      </w:r>
    </w:p>
    <w:p w14:paraId="60A4CC53" w14:textId="77777777" w:rsidR="00267805" w:rsidRPr="00DF25CA" w:rsidRDefault="00267805" w:rsidP="00267805">
      <w:pPr>
        <w:spacing w:before="100" w:beforeAutospacing="1" w:after="100" w:afterAutospacing="1"/>
        <w:jc w:val="both"/>
        <w:rPr>
          <w:rFonts w:ascii="Arial Narrow" w:hAnsi="Arial Narrow" w:cs="Arial"/>
        </w:rPr>
      </w:pPr>
      <w:r w:rsidRPr="00DF25CA">
        <w:rPr>
          <w:rFonts w:ascii="Arial Narrow" w:hAnsi="Arial Narrow" w:cs="Arial"/>
        </w:rPr>
        <w:lastRenderedPageBreak/>
        <w:t>The term akinesia refers to the inability to perform a clinically perceivable movement. It can present as a delayed response, freezing mid-action, or finally total abolition of movement</w:t>
      </w:r>
      <w:sdt>
        <w:sdtPr>
          <w:rPr>
            <w:rFonts w:ascii="Arial Narrow" w:hAnsi="Arial Narrow" w:cs="Arial"/>
          </w:rPr>
          <w:id w:val="1579026355"/>
          <w:citation/>
        </w:sdtPr>
        <w:sdtContent>
          <w:r w:rsidRPr="00DF25CA">
            <w:rPr>
              <w:rFonts w:ascii="Arial Narrow" w:hAnsi="Arial Narrow" w:cs="Arial"/>
            </w:rPr>
            <w:fldChar w:fldCharType="begin"/>
          </w:r>
          <w:r w:rsidRPr="00DF25CA">
            <w:rPr>
              <w:rFonts w:ascii="Arial Narrow" w:hAnsi="Arial Narrow" w:cs="Arial"/>
            </w:rPr>
            <w:instrText xml:space="preserve"> CITATION Ram21 \l 3082 </w:instrText>
          </w:r>
          <w:r w:rsidRPr="00DF25CA">
            <w:rPr>
              <w:rFonts w:ascii="Arial Narrow" w:hAnsi="Arial Narrow" w:cs="Arial"/>
            </w:rPr>
            <w:fldChar w:fldCharType="separate"/>
          </w:r>
          <w:r w:rsidRPr="00DF25CA">
            <w:rPr>
              <w:rFonts w:ascii="Arial Narrow" w:hAnsi="Arial Narrow" w:cs="Arial"/>
              <w:noProof/>
            </w:rPr>
            <w:t xml:space="preserve"> (Ramakrishnan S, 2021)</w:t>
          </w:r>
          <w:r w:rsidRPr="00DF25CA">
            <w:rPr>
              <w:rFonts w:ascii="Arial Narrow" w:hAnsi="Arial Narrow" w:cs="Arial"/>
            </w:rPr>
            <w:fldChar w:fldCharType="end"/>
          </w:r>
        </w:sdtContent>
      </w:sdt>
      <w:r w:rsidRPr="00DF25CA">
        <w:rPr>
          <w:rFonts w:ascii="Arial Narrow" w:hAnsi="Arial Narrow" w:cs="Arial"/>
        </w:rPr>
        <w:t xml:space="preserve">. In general anaesthesia akinesia is typically achieved by means of hypnotic and analgesic agent combination </w:t>
      </w:r>
      <w:del w:id="151" w:author="Pedro Gambus" w:date="2022-01-17T10:10:00Z">
        <w:r w:rsidRPr="00DF25CA" w:rsidDel="003637FB">
          <w:rPr>
            <w:rFonts w:ascii="Arial Narrow" w:hAnsi="Arial Narrow" w:cs="Arial"/>
          </w:rPr>
          <w:delText>but in some cases</w:delText>
        </w:r>
      </w:del>
      <w:ins w:id="152" w:author="Pedro Gambus" w:date="2022-01-17T10:10:00Z">
        <w:r>
          <w:rPr>
            <w:rFonts w:ascii="Arial Narrow" w:hAnsi="Arial Narrow" w:cs="Arial"/>
          </w:rPr>
          <w:t>although depending on the type of surgery and</w:t>
        </w:r>
      </w:ins>
      <w:ins w:id="153" w:author="Pedro Gambus" w:date="2022-01-17T10:11:00Z">
        <w:r>
          <w:rPr>
            <w:rFonts w:ascii="Arial Narrow" w:hAnsi="Arial Narrow" w:cs="Arial"/>
          </w:rPr>
          <w:t xml:space="preserve"> anesthetic drugs and doses used, </w:t>
        </w:r>
      </w:ins>
      <w:del w:id="154" w:author="Pedro Gambus" w:date="2022-01-17T10:11:00Z">
        <w:r w:rsidRPr="00DF25CA" w:rsidDel="0068359C">
          <w:rPr>
            <w:rFonts w:ascii="Arial Narrow" w:hAnsi="Arial Narrow" w:cs="Arial"/>
          </w:rPr>
          <w:delText xml:space="preserve">, </w:delText>
        </w:r>
      </w:del>
      <w:r w:rsidRPr="00DF25CA">
        <w:rPr>
          <w:rFonts w:ascii="Arial Narrow" w:hAnsi="Arial Narrow" w:cs="Arial"/>
        </w:rPr>
        <w:t xml:space="preserve">it is </w:t>
      </w:r>
      <w:ins w:id="155" w:author="Pedro Gambus" w:date="2022-01-17T10:11:00Z">
        <w:r>
          <w:rPr>
            <w:rFonts w:ascii="Arial Narrow" w:hAnsi="Arial Narrow" w:cs="Arial"/>
          </w:rPr>
          <w:t xml:space="preserve">sometimes </w:t>
        </w:r>
      </w:ins>
      <w:r w:rsidRPr="00DF25CA">
        <w:rPr>
          <w:rFonts w:ascii="Arial Narrow" w:hAnsi="Arial Narrow" w:cs="Arial"/>
        </w:rPr>
        <w:t xml:space="preserve">necessary to administer a neuromuscular </w:t>
      </w:r>
      <w:del w:id="156" w:author="Pedro Gambus" w:date="2022-01-17T10:11:00Z">
        <w:r w:rsidRPr="00DF25CA" w:rsidDel="0068359C">
          <w:rPr>
            <w:rFonts w:ascii="Arial Narrow" w:hAnsi="Arial Narrow" w:cs="Arial"/>
          </w:rPr>
          <w:delText>blocker</w:delText>
        </w:r>
      </w:del>
      <w:ins w:id="157" w:author="Pedro Gambus" w:date="2022-01-17T10:11:00Z">
        <w:r w:rsidRPr="00DF25CA">
          <w:rPr>
            <w:rFonts w:ascii="Arial Narrow" w:hAnsi="Arial Narrow" w:cs="Arial"/>
          </w:rPr>
          <w:t>block</w:t>
        </w:r>
        <w:r>
          <w:rPr>
            <w:rFonts w:ascii="Arial Narrow" w:hAnsi="Arial Narrow" w:cs="Arial"/>
          </w:rPr>
          <w:t>ing agent</w:t>
        </w:r>
      </w:ins>
      <w:r w:rsidRPr="00DF25CA">
        <w:rPr>
          <w:rFonts w:ascii="Arial Narrow" w:hAnsi="Arial Narrow" w:cs="Arial"/>
        </w:rPr>
        <w:t xml:space="preserve">, </w:t>
      </w:r>
      <w:del w:id="158" w:author="Pedro Gambus" w:date="2022-01-17T10:11:00Z">
        <w:r w:rsidRPr="00DF25CA" w:rsidDel="0068359C">
          <w:rPr>
            <w:rFonts w:ascii="Arial Narrow" w:hAnsi="Arial Narrow" w:cs="Arial"/>
          </w:rPr>
          <w:delText xml:space="preserve">like </w:delText>
        </w:r>
      </w:del>
      <w:ins w:id="159" w:author="Pedro Gambus" w:date="2022-01-17T10:11:00Z">
        <w:r>
          <w:rPr>
            <w:rFonts w:ascii="Arial Narrow" w:hAnsi="Arial Narrow" w:cs="Arial"/>
          </w:rPr>
          <w:t>such as</w:t>
        </w:r>
        <w:r w:rsidRPr="00DF25CA">
          <w:rPr>
            <w:rFonts w:ascii="Arial Narrow" w:hAnsi="Arial Narrow" w:cs="Arial"/>
          </w:rPr>
          <w:t xml:space="preserve"> </w:t>
        </w:r>
      </w:ins>
      <w:r w:rsidRPr="00DF25CA">
        <w:rPr>
          <w:rFonts w:ascii="Arial Narrow" w:hAnsi="Arial Narrow" w:cs="Arial"/>
        </w:rPr>
        <w:t xml:space="preserve">Rocuronium, to achieve muscle relaxation </w:t>
      </w:r>
      <w:ins w:id="160" w:author="Pedro Gambus" w:date="2022-01-17T10:11:00Z">
        <w:r>
          <w:rPr>
            <w:rFonts w:ascii="Arial Narrow" w:hAnsi="Arial Narrow" w:cs="Arial"/>
          </w:rPr>
          <w:t>t</w:t>
        </w:r>
      </w:ins>
      <w:ins w:id="161" w:author="Pedro Gambus" w:date="2022-01-17T10:12:00Z">
        <w:r>
          <w:rPr>
            <w:rFonts w:ascii="Arial Narrow" w:hAnsi="Arial Narrow" w:cs="Arial"/>
          </w:rPr>
          <w:t>o avoid movement or even muscle contraction during the course of the surgical intervention</w:t>
        </w:r>
      </w:ins>
      <w:del w:id="162" w:author="Pedro Gambus" w:date="2022-01-17T10:12:00Z">
        <w:r w:rsidRPr="00DF25CA" w:rsidDel="0068359C">
          <w:rPr>
            <w:rFonts w:ascii="Arial Narrow" w:hAnsi="Arial Narrow" w:cs="Arial"/>
          </w:rPr>
          <w:delText>and guarantee patients’ and professionals security over the intervention</w:delText>
        </w:r>
      </w:del>
      <w:r w:rsidRPr="00DF25CA">
        <w:rPr>
          <w:rFonts w:ascii="Arial Narrow" w:hAnsi="Arial Narrow" w:cs="Arial"/>
        </w:rPr>
        <w:t xml:space="preserve">.  </w:t>
      </w:r>
    </w:p>
    <w:p w14:paraId="2D3F6A30" w14:textId="77777777" w:rsidR="00267805" w:rsidRPr="00DF25CA" w:rsidRDefault="00267805" w:rsidP="00267805">
      <w:pPr>
        <w:jc w:val="both"/>
        <w:rPr>
          <w:rFonts w:ascii="Arial Narrow" w:hAnsi="Arial Narrow" w:cs="Arial"/>
        </w:rPr>
      </w:pPr>
    </w:p>
    <w:p w14:paraId="74D98BB3" w14:textId="77777777" w:rsidR="00267805" w:rsidRPr="00DF25CA" w:rsidRDefault="00267805" w:rsidP="00267805">
      <w:pPr>
        <w:pStyle w:val="Heading4"/>
        <w:numPr>
          <w:ilvl w:val="3"/>
          <w:numId w:val="12"/>
        </w:numPr>
      </w:pPr>
      <w:bookmarkStart w:id="163" w:name="_Toc93057762"/>
      <w:r w:rsidRPr="00DF25CA">
        <w:t>Anaesthetic drugs</w:t>
      </w:r>
      <w:bookmarkEnd w:id="163"/>
    </w:p>
    <w:p w14:paraId="58D1512E" w14:textId="77777777" w:rsidR="00267805" w:rsidRPr="00DF25CA" w:rsidRDefault="00267805" w:rsidP="00267805">
      <w:pPr>
        <w:spacing w:before="100" w:beforeAutospacing="1" w:after="100" w:afterAutospacing="1"/>
        <w:jc w:val="both"/>
        <w:rPr>
          <w:rFonts w:ascii="Arial Narrow" w:hAnsi="Arial Narrow" w:cs="Arial"/>
        </w:rPr>
      </w:pPr>
      <w:r w:rsidRPr="00DF25CA">
        <w:rPr>
          <w:rFonts w:ascii="Arial Narrow" w:hAnsi="Arial Narrow" w:cs="Arial"/>
        </w:rPr>
        <w:t>Anaesthetic drugs are the chemical compounds administered to patients in order to achieve the different states of anaesthetic desired. Depending on if the desired effect is local anaesthesia, sedation, general anaesthesia, or others the anaesthetic drugs, their quantities and the way of administration are chosen.</w:t>
      </w:r>
    </w:p>
    <w:p w14:paraId="712434FD" w14:textId="77777777" w:rsidR="00267805" w:rsidRPr="00DF25CA" w:rsidRDefault="00267805" w:rsidP="00267805">
      <w:pPr>
        <w:spacing w:before="100" w:beforeAutospacing="1" w:after="100" w:afterAutospacing="1"/>
        <w:jc w:val="both"/>
        <w:rPr>
          <w:rFonts w:ascii="Arial Narrow" w:hAnsi="Arial Narrow" w:cs="Arial"/>
        </w:rPr>
      </w:pPr>
      <w:r w:rsidRPr="00DF25CA">
        <w:rPr>
          <w:rFonts w:ascii="Arial Narrow" w:hAnsi="Arial Narrow" w:cs="Arial"/>
        </w:rPr>
        <w:t xml:space="preserve">Anaesthesia drugs can either be inhalational or intravenous. </w:t>
      </w:r>
      <w:ins w:id="164" w:author="Pedro Gambus" w:date="2022-01-17T10:13:00Z">
        <w:r>
          <w:rPr>
            <w:rFonts w:ascii="Arial Narrow" w:hAnsi="Arial Narrow" w:cs="Arial"/>
          </w:rPr>
          <w:t>Inhalation anaesthesia techniques means an intravenous induction usually with propofol combined with remifentanil or other opioid as analgesic drug</w:t>
        </w:r>
      </w:ins>
      <w:ins w:id="165" w:author="Pedro Gambus" w:date="2022-01-17T10:14:00Z">
        <w:r>
          <w:rPr>
            <w:rFonts w:ascii="Arial Narrow" w:hAnsi="Arial Narrow" w:cs="Arial"/>
          </w:rPr>
          <w:t>, followed by a maintenance with an inhalation anaesthetic such as desflurane of sevoflurane combined with an intravenous</w:t>
        </w:r>
      </w:ins>
      <w:ins w:id="166" w:author="Pedro Gambus" w:date="2022-01-17T10:15:00Z">
        <w:r>
          <w:rPr>
            <w:rFonts w:ascii="Arial Narrow" w:hAnsi="Arial Narrow" w:cs="Arial"/>
          </w:rPr>
          <w:t xml:space="preserve"> opioid to avoid response to noxious stimulation. </w:t>
        </w:r>
      </w:ins>
      <w:r w:rsidRPr="00DF25CA">
        <w:rPr>
          <w:rFonts w:ascii="Arial Narrow" w:hAnsi="Arial Narrow" w:cs="Arial"/>
        </w:rPr>
        <w:t>Total intravenous anaesthetics (TIVA) refers to the administration of anaesthetic agents via intravenous route</w:t>
      </w:r>
      <w:ins w:id="167" w:author="Pedro Gambus" w:date="2022-01-17T10:12:00Z">
        <w:r>
          <w:rPr>
            <w:rFonts w:ascii="Arial Narrow" w:hAnsi="Arial Narrow" w:cs="Arial"/>
          </w:rPr>
          <w:t xml:space="preserve"> during the whole anaesthetic procedure</w:t>
        </w:r>
      </w:ins>
      <w:ins w:id="168" w:author="Pedro Gambus" w:date="2022-01-17T10:15:00Z">
        <w:r>
          <w:rPr>
            <w:rFonts w:ascii="Arial Narrow" w:hAnsi="Arial Narrow" w:cs="Arial"/>
          </w:rPr>
          <w:t xml:space="preserve"> including induction and maintenance</w:t>
        </w:r>
      </w:ins>
      <w:r w:rsidRPr="00DF25CA">
        <w:rPr>
          <w:rFonts w:ascii="Arial Narrow" w:hAnsi="Arial Narrow" w:cs="Arial"/>
        </w:rPr>
        <w:t>. Compared to inhalational anaesthesia, TIVA shows several benefits including better hemodynamic stability</w:t>
      </w:r>
      <w:ins w:id="169" w:author="Pedro Gambus" w:date="2022-01-17T10:15:00Z">
        <w:r>
          <w:rPr>
            <w:rFonts w:ascii="Arial Narrow" w:hAnsi="Arial Narrow" w:cs="Arial"/>
          </w:rPr>
          <w:t xml:space="preserve">, </w:t>
        </w:r>
      </w:ins>
      <w:ins w:id="170" w:author="Pedro Gambus" w:date="2022-01-17T10:16:00Z">
        <w:r>
          <w:rPr>
            <w:rFonts w:ascii="Arial Narrow" w:hAnsi="Arial Narrow" w:cs="Arial"/>
          </w:rPr>
          <w:t>better recovery conditions</w:t>
        </w:r>
      </w:ins>
      <w:r w:rsidRPr="00DF25CA">
        <w:rPr>
          <w:rFonts w:ascii="Arial Narrow" w:hAnsi="Arial Narrow" w:cs="Arial"/>
        </w:rPr>
        <w:t xml:space="preserve"> and reduced post-operative incidence of nausea and vomiting </w:t>
      </w:r>
      <w:sdt>
        <w:sdtPr>
          <w:rPr>
            <w:rFonts w:ascii="Arial Narrow" w:hAnsi="Arial Narrow" w:cs="Arial"/>
          </w:rPr>
          <w:id w:val="137390028"/>
          <w:citation/>
        </w:sdtPr>
        <w:sdtContent>
          <w:r w:rsidRPr="00DF25CA">
            <w:rPr>
              <w:rFonts w:ascii="Arial Narrow" w:hAnsi="Arial Narrow" w:cs="Arial"/>
            </w:rPr>
            <w:fldChar w:fldCharType="begin"/>
          </w:r>
          <w:r w:rsidRPr="00DF25CA">
            <w:rPr>
              <w:rFonts w:ascii="Arial Narrow" w:hAnsi="Arial Narrow" w:cs="Arial"/>
            </w:rPr>
            <w:instrText xml:space="preserve"> CITATION Tot18 \l 3082 </w:instrText>
          </w:r>
          <w:r w:rsidRPr="00DF25CA">
            <w:rPr>
              <w:rFonts w:ascii="Arial Narrow" w:hAnsi="Arial Narrow" w:cs="Arial"/>
            </w:rPr>
            <w:fldChar w:fldCharType="separate"/>
          </w:r>
          <w:r w:rsidRPr="00DF25CA">
            <w:rPr>
              <w:rFonts w:ascii="Arial Narrow" w:hAnsi="Arial Narrow" w:cs="Arial"/>
              <w:noProof/>
            </w:rPr>
            <w:t>(Total Intravenous Anesthesia (Tiva)- A Brief Review., 2018)</w:t>
          </w:r>
          <w:r w:rsidRPr="00DF25CA">
            <w:rPr>
              <w:rFonts w:ascii="Arial Narrow" w:hAnsi="Arial Narrow" w:cs="Arial"/>
            </w:rPr>
            <w:fldChar w:fldCharType="end"/>
          </w:r>
        </w:sdtContent>
      </w:sdt>
      <w:r w:rsidRPr="00DF25CA">
        <w:rPr>
          <w:rFonts w:ascii="Arial Narrow" w:hAnsi="Arial Narrow" w:cs="Arial"/>
        </w:rPr>
        <w:t>.</w:t>
      </w:r>
    </w:p>
    <w:p w14:paraId="1511C19A" w14:textId="77777777" w:rsidR="00267805" w:rsidRPr="00DF25CA" w:rsidRDefault="00267805" w:rsidP="00267805">
      <w:pPr>
        <w:spacing w:before="100" w:beforeAutospacing="1" w:after="100" w:afterAutospacing="1"/>
        <w:jc w:val="both"/>
        <w:rPr>
          <w:rFonts w:ascii="Arial Narrow" w:hAnsi="Arial Narrow" w:cs="Arial"/>
        </w:rPr>
      </w:pPr>
      <w:r w:rsidRPr="00DF25CA">
        <w:rPr>
          <w:rFonts w:ascii="Arial Narrow" w:hAnsi="Arial Narrow" w:cs="Arial"/>
        </w:rPr>
        <w:t>The infusion of TIVA can either be administered manually through an initial bolus injection, or through the usage of algorithm-mediated infusion pumps, such as TCI.</w:t>
      </w:r>
    </w:p>
    <w:p w14:paraId="653CF5CD" w14:textId="77777777" w:rsidR="00267805" w:rsidRPr="00DF25CA" w:rsidRDefault="00267805" w:rsidP="00267805">
      <w:pPr>
        <w:jc w:val="both"/>
        <w:rPr>
          <w:rFonts w:ascii="Arial Narrow" w:hAnsi="Arial Narrow" w:cs="Arial"/>
          <w:b/>
          <w:bCs/>
        </w:rPr>
      </w:pPr>
      <w:r w:rsidRPr="00DF25CA">
        <w:rPr>
          <w:rFonts w:ascii="Arial Narrow" w:hAnsi="Arial Narrow" w:cs="Arial"/>
          <w:b/>
          <w:bCs/>
        </w:rPr>
        <w:t>TCI</w:t>
      </w:r>
    </w:p>
    <w:p w14:paraId="6EAEB6E6" w14:textId="77777777" w:rsidR="00267805" w:rsidRPr="00DF25CA" w:rsidRDefault="00267805" w:rsidP="00267805">
      <w:pPr>
        <w:jc w:val="both"/>
        <w:rPr>
          <w:rFonts w:ascii="Arial Narrow" w:hAnsi="Arial Narrow" w:cs="Arial"/>
          <w:b/>
          <w:bCs/>
        </w:rPr>
      </w:pPr>
    </w:p>
    <w:p w14:paraId="3FAB984E" w14:textId="77777777" w:rsidR="00267805" w:rsidRPr="00DF25CA" w:rsidRDefault="00267805" w:rsidP="00267805">
      <w:pPr>
        <w:jc w:val="both"/>
        <w:rPr>
          <w:rFonts w:ascii="Arial Narrow" w:hAnsi="Arial Narrow" w:cs="Arial"/>
        </w:rPr>
      </w:pPr>
      <w:commentRangeStart w:id="171"/>
      <w:r w:rsidRPr="00DF25CA">
        <w:rPr>
          <w:rFonts w:ascii="Arial Narrow" w:hAnsi="Arial Narrow" w:cs="Arial"/>
        </w:rPr>
        <w:t xml:space="preserve">Progress in computing technology has allowed the development of target controlled infusion devices, with drugs delivered to achieve specific predicted target site blood drug </w:t>
      </w:r>
      <w:commentRangeStart w:id="172"/>
      <w:r w:rsidRPr="00DF25CA">
        <w:rPr>
          <w:rFonts w:ascii="Arial Narrow" w:hAnsi="Arial Narrow" w:cs="Arial"/>
        </w:rPr>
        <w:t>concentrations</w:t>
      </w:r>
      <w:commentRangeEnd w:id="172"/>
      <w:r w:rsidRPr="00DF25CA">
        <w:rPr>
          <w:rStyle w:val="CommentReference"/>
        </w:rPr>
        <w:commentReference w:id="172"/>
      </w:r>
      <w:r w:rsidRPr="00DF25CA">
        <w:rPr>
          <w:rFonts w:ascii="Arial Narrow" w:hAnsi="Arial Narrow" w:cs="Arial"/>
        </w:rPr>
        <w:t>. Target controlled infusion (TCI) system</w:t>
      </w:r>
      <w:ins w:id="173" w:author="Pedro Gambus" w:date="2022-01-17T10:16:00Z">
        <w:r>
          <w:rPr>
            <w:rFonts w:ascii="Arial Narrow" w:hAnsi="Arial Narrow" w:cs="Arial"/>
          </w:rPr>
          <w:t>s</w:t>
        </w:r>
      </w:ins>
      <w:r w:rsidRPr="00DF25CA">
        <w:rPr>
          <w:rFonts w:ascii="Arial Narrow" w:hAnsi="Arial Narrow" w:cs="Arial"/>
        </w:rPr>
        <w:t xml:space="preserve"> </w:t>
      </w:r>
      <w:del w:id="174" w:author="Pedro Gambus" w:date="2022-01-17T10:16:00Z">
        <w:r w:rsidRPr="00DF25CA" w:rsidDel="00973BD9">
          <w:rPr>
            <w:rFonts w:ascii="Arial Narrow" w:hAnsi="Arial Narrow" w:cs="Arial"/>
          </w:rPr>
          <w:delText xml:space="preserve">has </w:delText>
        </w:r>
      </w:del>
      <w:ins w:id="175" w:author="Pedro Gambus" w:date="2022-01-17T10:16:00Z">
        <w:r w:rsidRPr="00DF25CA">
          <w:rPr>
            <w:rFonts w:ascii="Arial Narrow" w:hAnsi="Arial Narrow" w:cs="Arial"/>
          </w:rPr>
          <w:t>ha</w:t>
        </w:r>
        <w:r>
          <w:rPr>
            <w:rFonts w:ascii="Arial Narrow" w:hAnsi="Arial Narrow" w:cs="Arial"/>
          </w:rPr>
          <w:t>ve</w:t>
        </w:r>
        <w:r w:rsidRPr="00DF25CA">
          <w:rPr>
            <w:rFonts w:ascii="Arial Narrow" w:hAnsi="Arial Narrow" w:cs="Arial"/>
          </w:rPr>
          <w:t xml:space="preserve"> </w:t>
        </w:r>
      </w:ins>
      <w:r w:rsidRPr="00DF25CA">
        <w:rPr>
          <w:rFonts w:ascii="Arial Narrow" w:hAnsi="Arial Narrow" w:cs="Arial"/>
        </w:rPr>
        <w:t xml:space="preserve">been developed as a standardised infusion system for the administration of opioids, propofol and other i.v anaesthesics. </w:t>
      </w:r>
      <w:del w:id="176" w:author="Pedro Gambus" w:date="2022-01-17T10:17:00Z">
        <w:r w:rsidRPr="00DF25CA" w:rsidDel="00973BD9">
          <w:rPr>
            <w:rFonts w:ascii="Arial Narrow" w:hAnsi="Arial Narrow" w:cs="Arial"/>
          </w:rPr>
          <w:delText>A set of p</w:delText>
        </w:r>
      </w:del>
      <w:ins w:id="177" w:author="Pedro Gambus" w:date="2022-01-17T10:17:00Z">
        <w:r>
          <w:rPr>
            <w:rFonts w:ascii="Arial Narrow" w:hAnsi="Arial Narrow" w:cs="Arial"/>
          </w:rPr>
          <w:t>P</w:t>
        </w:r>
      </w:ins>
      <w:r w:rsidRPr="00DF25CA">
        <w:rPr>
          <w:rFonts w:ascii="Arial Narrow" w:hAnsi="Arial Narrow" w:cs="Arial"/>
        </w:rPr>
        <w:t>harmacokinetic</w:t>
      </w:r>
      <w:ins w:id="178" w:author="Pedro Gambus" w:date="2022-01-17T10:17:00Z">
        <w:r>
          <w:rPr>
            <w:rFonts w:ascii="Arial Narrow" w:hAnsi="Arial Narrow" w:cs="Arial"/>
          </w:rPr>
          <w:t>-pharmacodynamic</w:t>
        </w:r>
      </w:ins>
      <w:ins w:id="179" w:author="Pedro Gambus" w:date="2022-01-17T10:27:00Z">
        <w:r>
          <w:rPr>
            <w:rFonts w:ascii="Arial Narrow" w:hAnsi="Arial Narrow" w:cs="Arial"/>
          </w:rPr>
          <w:t xml:space="preserve"> (PKPD)</w:t>
        </w:r>
      </w:ins>
      <w:r w:rsidRPr="00DF25CA">
        <w:rPr>
          <w:rFonts w:ascii="Arial Narrow" w:hAnsi="Arial Narrow" w:cs="Arial"/>
        </w:rPr>
        <w:t xml:space="preserve"> </w:t>
      </w:r>
      <w:del w:id="180" w:author="Pedro Gambus" w:date="2022-01-17T10:17:00Z">
        <w:r w:rsidRPr="00DF25CA" w:rsidDel="00973BD9">
          <w:rPr>
            <w:rFonts w:ascii="Arial Narrow" w:hAnsi="Arial Narrow" w:cs="Arial"/>
          </w:rPr>
          <w:delText xml:space="preserve">parameters </w:delText>
        </w:r>
      </w:del>
      <w:ins w:id="181" w:author="Pedro Gambus" w:date="2022-01-17T10:17:00Z">
        <w:r>
          <w:rPr>
            <w:rFonts w:ascii="Arial Narrow" w:hAnsi="Arial Narrow" w:cs="Arial"/>
          </w:rPr>
          <w:t>models including demographic covariate factors</w:t>
        </w:r>
        <w:r w:rsidRPr="00DF25CA">
          <w:rPr>
            <w:rFonts w:ascii="Arial Narrow" w:hAnsi="Arial Narrow" w:cs="Arial"/>
          </w:rPr>
          <w:t xml:space="preserve"> </w:t>
        </w:r>
      </w:ins>
      <w:r w:rsidRPr="00DF25CA">
        <w:rPr>
          <w:rFonts w:ascii="Arial Narrow" w:hAnsi="Arial Narrow" w:cs="Arial"/>
        </w:rPr>
        <w:t>such as age, weight</w:t>
      </w:r>
      <w:ins w:id="182" w:author="Pedro Gambus" w:date="2022-01-17T10:27:00Z">
        <w:r>
          <w:rPr>
            <w:rFonts w:ascii="Arial Narrow" w:hAnsi="Arial Narrow" w:cs="Arial"/>
          </w:rPr>
          <w:t>, gender</w:t>
        </w:r>
      </w:ins>
      <w:r w:rsidRPr="00DF25CA">
        <w:rPr>
          <w:rFonts w:ascii="Arial Narrow" w:hAnsi="Arial Narrow" w:cs="Arial"/>
        </w:rPr>
        <w:t xml:space="preserve"> and height are </w:t>
      </w:r>
      <w:del w:id="183" w:author="Pedro Gambus" w:date="2022-01-17T10:26:00Z">
        <w:r w:rsidRPr="00DF25CA" w:rsidDel="00594ABF">
          <w:rPr>
            <w:rFonts w:ascii="Arial Narrow" w:hAnsi="Arial Narrow" w:cs="Arial"/>
          </w:rPr>
          <w:delText>used</w:delText>
        </w:r>
      </w:del>
      <w:ins w:id="184" w:author="Pedro Gambus" w:date="2022-01-17T10:26:00Z">
        <w:r>
          <w:rPr>
            <w:rFonts w:ascii="Arial Narrow" w:hAnsi="Arial Narrow" w:cs="Arial"/>
          </w:rPr>
          <w:t>incorporated in the control system of the infusion pump</w:t>
        </w:r>
      </w:ins>
      <w:ins w:id="185" w:author="Pedro Gambus" w:date="2022-01-17T10:17:00Z">
        <w:r>
          <w:rPr>
            <w:rFonts w:ascii="Arial Narrow" w:hAnsi="Arial Narrow" w:cs="Arial"/>
          </w:rPr>
          <w:t xml:space="preserve">. </w:t>
        </w:r>
      </w:ins>
      <w:ins w:id="186" w:author="Pedro Gambus" w:date="2022-01-17T10:26:00Z">
        <w:r>
          <w:rPr>
            <w:rFonts w:ascii="Arial Narrow" w:hAnsi="Arial Narrow" w:cs="Arial"/>
          </w:rPr>
          <w:t xml:space="preserve">After entering </w:t>
        </w:r>
      </w:ins>
      <w:ins w:id="187" w:author="Pedro Gambus" w:date="2022-01-17T10:27:00Z">
        <w:r>
          <w:rPr>
            <w:rFonts w:ascii="Arial Narrow" w:hAnsi="Arial Narrow" w:cs="Arial"/>
          </w:rPr>
          <w:t xml:space="preserve">in the infusion device </w:t>
        </w:r>
      </w:ins>
      <w:ins w:id="188" w:author="Pedro Gambus" w:date="2022-01-17T10:26:00Z">
        <w:r>
          <w:rPr>
            <w:rFonts w:ascii="Arial Narrow" w:hAnsi="Arial Narrow" w:cs="Arial"/>
          </w:rPr>
          <w:t>the demographic data relevant as significant covariate factor</w:t>
        </w:r>
      </w:ins>
      <w:ins w:id="189" w:author="Pedro Gambus" w:date="2022-01-17T10:27:00Z">
        <w:r>
          <w:rPr>
            <w:rFonts w:ascii="Arial Narrow" w:hAnsi="Arial Narrow" w:cs="Arial"/>
          </w:rPr>
          <w:t xml:space="preserve"> for the PKPD model, </w:t>
        </w:r>
      </w:ins>
      <w:ins w:id="190" w:author="Pedro Gambus" w:date="2022-01-17T10:28:00Z">
        <w:r>
          <w:rPr>
            <w:rFonts w:ascii="Arial Narrow" w:hAnsi="Arial Narrow" w:cs="Arial"/>
          </w:rPr>
          <w:t>t</w:t>
        </w:r>
      </w:ins>
      <w:ins w:id="191" w:author="Pedro Gambus" w:date="2022-01-17T10:18:00Z">
        <w:r>
          <w:rPr>
            <w:rFonts w:ascii="Arial Narrow" w:hAnsi="Arial Narrow" w:cs="Arial"/>
          </w:rPr>
          <w:t xml:space="preserve">he user sets the target concentration desired to be achieved either in plasma or effect site. According to the </w:t>
        </w:r>
      </w:ins>
      <w:ins w:id="192" w:author="Pedro Gambus" w:date="2022-01-17T10:28:00Z">
        <w:r>
          <w:rPr>
            <w:rFonts w:ascii="Arial Narrow" w:hAnsi="Arial Narrow" w:cs="Arial"/>
          </w:rPr>
          <w:t xml:space="preserve">PKPD </w:t>
        </w:r>
      </w:ins>
      <w:ins w:id="193" w:author="Pedro Gambus" w:date="2022-01-17T10:18:00Z">
        <w:r>
          <w:rPr>
            <w:rFonts w:ascii="Arial Narrow" w:hAnsi="Arial Narrow" w:cs="Arial"/>
          </w:rPr>
          <w:t>model</w:t>
        </w:r>
      </w:ins>
      <w:ins w:id="194" w:author="Pedro Gambus" w:date="2022-01-17T10:28:00Z">
        <w:r>
          <w:rPr>
            <w:rFonts w:ascii="Arial Narrow" w:hAnsi="Arial Narrow" w:cs="Arial"/>
          </w:rPr>
          <w:t>,</w:t>
        </w:r>
      </w:ins>
      <w:r w:rsidRPr="00DF25CA">
        <w:rPr>
          <w:rFonts w:ascii="Arial Narrow" w:hAnsi="Arial Narrow" w:cs="Arial"/>
        </w:rPr>
        <w:t xml:space="preserve"> </w:t>
      </w:r>
      <w:ins w:id="195" w:author="Pedro Gambus" w:date="2022-01-17T10:18:00Z">
        <w:r>
          <w:rPr>
            <w:rFonts w:ascii="Arial Narrow" w:hAnsi="Arial Narrow" w:cs="Arial"/>
          </w:rPr>
          <w:t>every ten se</w:t>
        </w:r>
      </w:ins>
      <w:ins w:id="196" w:author="Pedro Gambus" w:date="2022-01-17T10:19:00Z">
        <w:r>
          <w:rPr>
            <w:rFonts w:ascii="Arial Narrow" w:hAnsi="Arial Narrow" w:cs="Arial"/>
          </w:rPr>
          <w:t xml:space="preserve">conds the systems injects the </w:t>
        </w:r>
      </w:ins>
      <w:ins w:id="197" w:author="Pedro Gambus" w:date="2022-01-17T10:29:00Z">
        <w:r>
          <w:rPr>
            <w:rFonts w:ascii="Arial Narrow" w:hAnsi="Arial Narrow" w:cs="Arial"/>
          </w:rPr>
          <w:t xml:space="preserve">bolus </w:t>
        </w:r>
      </w:ins>
      <w:ins w:id="198" w:author="Pedro Gambus" w:date="2022-01-17T10:19:00Z">
        <w:r>
          <w:rPr>
            <w:rFonts w:ascii="Arial Narrow" w:hAnsi="Arial Narrow" w:cs="Arial"/>
          </w:rPr>
          <w:t xml:space="preserve">dose of drug required to achieve </w:t>
        </w:r>
      </w:ins>
      <w:ins w:id="199" w:author="Pedro Gambus" w:date="2022-01-17T10:28:00Z">
        <w:r>
          <w:rPr>
            <w:rFonts w:ascii="Arial Narrow" w:hAnsi="Arial Narrow" w:cs="Arial"/>
          </w:rPr>
          <w:t>the target conce</w:t>
        </w:r>
      </w:ins>
      <w:ins w:id="200" w:author="Pedro Gambus" w:date="2022-01-17T10:29:00Z">
        <w:r>
          <w:rPr>
            <w:rFonts w:ascii="Arial Narrow" w:hAnsi="Arial Narrow" w:cs="Arial"/>
          </w:rPr>
          <w:t>n</w:t>
        </w:r>
      </w:ins>
      <w:ins w:id="201" w:author="Pedro Gambus" w:date="2022-01-17T10:28:00Z">
        <w:r>
          <w:rPr>
            <w:rFonts w:ascii="Arial Narrow" w:hAnsi="Arial Narrow" w:cs="Arial"/>
          </w:rPr>
          <w:t>tration selected</w:t>
        </w:r>
      </w:ins>
      <w:ins w:id="202" w:author="Pedro Gambus" w:date="2022-01-17T10:29:00Z">
        <w:r>
          <w:rPr>
            <w:rFonts w:ascii="Arial Narrow" w:hAnsi="Arial Narrow" w:cs="Arial"/>
          </w:rPr>
          <w:t xml:space="preserve">. Then it </w:t>
        </w:r>
      </w:ins>
      <w:ins w:id="203" w:author="Pedro Gambus" w:date="2022-01-17T10:19:00Z">
        <w:r>
          <w:rPr>
            <w:rFonts w:ascii="Arial Narrow" w:hAnsi="Arial Narrow" w:cs="Arial"/>
          </w:rPr>
          <w:t>maintain</w:t>
        </w:r>
      </w:ins>
      <w:ins w:id="204" w:author="Pedro Gambus" w:date="2022-01-17T10:29:00Z">
        <w:r>
          <w:rPr>
            <w:rFonts w:ascii="Arial Narrow" w:hAnsi="Arial Narrow" w:cs="Arial"/>
          </w:rPr>
          <w:t>s</w:t>
        </w:r>
      </w:ins>
      <w:ins w:id="205" w:author="Pedro Gambus" w:date="2022-01-17T10:19:00Z">
        <w:r>
          <w:rPr>
            <w:rFonts w:ascii="Arial Narrow" w:hAnsi="Arial Narrow" w:cs="Arial"/>
          </w:rPr>
          <w:t xml:space="preserve"> such target concentration constant during the time required.</w:t>
        </w:r>
      </w:ins>
      <w:ins w:id="206" w:author="Pedro Gambus" w:date="2022-01-17T10:20:00Z">
        <w:r>
          <w:rPr>
            <w:rFonts w:ascii="Arial Narrow" w:hAnsi="Arial Narrow" w:cs="Arial"/>
          </w:rPr>
          <w:t xml:space="preserve"> </w:t>
        </w:r>
      </w:ins>
      <w:ins w:id="207" w:author="Pedro Gambus" w:date="2022-01-17T10:28:00Z">
        <w:r>
          <w:rPr>
            <w:rFonts w:ascii="Arial Narrow" w:hAnsi="Arial Narrow" w:cs="Arial"/>
          </w:rPr>
          <w:t xml:space="preserve">The </w:t>
        </w:r>
      </w:ins>
      <w:ins w:id="208" w:author="Pedro Gambus" w:date="2022-01-17T10:29:00Z">
        <w:r>
          <w:rPr>
            <w:rFonts w:ascii="Arial Narrow" w:hAnsi="Arial Narrow" w:cs="Arial"/>
          </w:rPr>
          <w:t>latter being done by adjusting the rate of a constant infusion</w:t>
        </w:r>
      </w:ins>
      <w:ins w:id="209" w:author="Pedro Gambus" w:date="2022-01-17T10:30:00Z">
        <w:r>
          <w:rPr>
            <w:rFonts w:ascii="Arial Narrow" w:hAnsi="Arial Narrow" w:cs="Arial"/>
          </w:rPr>
          <w:t xml:space="preserve"> to compensate for the amount of drug distributed from the blood to the tissues as well as the drug that is being cleared from the organism.</w:t>
        </w:r>
      </w:ins>
      <w:del w:id="210" w:author="Pedro Gambus" w:date="2022-01-17T10:20:00Z">
        <w:r w:rsidRPr="00DF25CA" w:rsidDel="00973BD9">
          <w:rPr>
            <w:rFonts w:ascii="Arial Narrow" w:hAnsi="Arial Narrow" w:cs="Arial"/>
          </w:rPr>
          <w:delText xml:space="preserve">to adequate the multi-compartment models to each patient </w:delText>
        </w:r>
      </w:del>
      <w:sdt>
        <w:sdtPr>
          <w:rPr>
            <w:rFonts w:ascii="Arial Narrow" w:hAnsi="Arial Narrow" w:cs="Arial"/>
          </w:rPr>
          <w:id w:val="-1501432615"/>
          <w:citation/>
        </w:sdtPr>
        <w:sdtContent>
          <w:r w:rsidRPr="00DF25CA">
            <w:rPr>
              <w:rFonts w:ascii="Arial Narrow" w:hAnsi="Arial Narrow" w:cs="Arial"/>
            </w:rPr>
            <w:fldChar w:fldCharType="begin"/>
          </w:r>
          <w:r w:rsidRPr="00DF25CA">
            <w:rPr>
              <w:rFonts w:ascii="Arial Narrow" w:hAnsi="Arial Narrow" w:cs="Arial"/>
            </w:rPr>
            <w:instrText xml:space="preserve"> CITATION DrG17 \l 3082 </w:instrText>
          </w:r>
          <w:r w:rsidRPr="00DF25CA">
            <w:rPr>
              <w:rFonts w:ascii="Arial Narrow" w:hAnsi="Arial Narrow" w:cs="Arial"/>
            </w:rPr>
            <w:fldChar w:fldCharType="separate"/>
          </w:r>
          <w:r w:rsidRPr="00DF25CA">
            <w:rPr>
              <w:rFonts w:ascii="Arial Narrow" w:hAnsi="Arial Narrow" w:cs="Arial"/>
              <w:noProof/>
            </w:rPr>
            <w:t>(Wilson, 2017)</w:t>
          </w:r>
          <w:r w:rsidRPr="00DF25CA">
            <w:rPr>
              <w:rFonts w:ascii="Arial Narrow" w:hAnsi="Arial Narrow" w:cs="Arial"/>
            </w:rPr>
            <w:fldChar w:fldCharType="end"/>
          </w:r>
        </w:sdtContent>
      </w:sdt>
      <w:r w:rsidRPr="00DF25CA">
        <w:rPr>
          <w:rFonts w:ascii="Arial Narrow" w:hAnsi="Arial Narrow" w:cs="Arial"/>
        </w:rPr>
        <w:t xml:space="preserve">. </w:t>
      </w:r>
      <w:del w:id="211" w:author="Pedro Gambus" w:date="2022-01-17T10:30:00Z">
        <w:r w:rsidRPr="00DF25CA" w:rsidDel="00594ABF">
          <w:rPr>
            <w:rFonts w:ascii="Arial Narrow" w:hAnsi="Arial Narrow" w:cs="Arial"/>
          </w:rPr>
          <w:delText>The selected model is then incorporated into a computer-compatible infusion pump for clinical use. Clinical trials with such systems have provided appropriate target concentrations for the administration of TCI of anaesthetic drugs</w:delText>
        </w:r>
      </w:del>
      <w:sdt>
        <w:sdtPr>
          <w:rPr>
            <w:rFonts w:ascii="Arial Narrow" w:hAnsi="Arial Narrow" w:cs="Arial"/>
          </w:rPr>
          <w:id w:val="1341200206"/>
          <w:citation/>
        </w:sdtPr>
        <w:sdtContent>
          <w:r w:rsidRPr="00DF25CA">
            <w:rPr>
              <w:rFonts w:ascii="Arial Narrow" w:hAnsi="Arial Narrow" w:cs="Arial"/>
            </w:rPr>
            <w:fldChar w:fldCharType="begin"/>
          </w:r>
          <w:r w:rsidRPr="00DF25CA">
            <w:rPr>
              <w:rFonts w:ascii="Arial Narrow" w:hAnsi="Arial Narrow" w:cs="Arial"/>
            </w:rPr>
            <w:instrText xml:space="preserve"> CITATION Gua051 \l 3082 </w:instrText>
          </w:r>
          <w:r w:rsidRPr="00DF25CA">
            <w:rPr>
              <w:rFonts w:ascii="Arial Narrow" w:hAnsi="Arial Narrow" w:cs="Arial"/>
            </w:rPr>
            <w:fldChar w:fldCharType="separate"/>
          </w:r>
          <w:r w:rsidRPr="00DF25CA">
            <w:rPr>
              <w:rFonts w:ascii="Arial Narrow" w:hAnsi="Arial Narrow" w:cs="Arial"/>
              <w:noProof/>
            </w:rPr>
            <w:t xml:space="preserve"> (Guarracino F, Target controlled infusion: TCI., 2005)</w:t>
          </w:r>
          <w:r w:rsidRPr="00DF25CA">
            <w:rPr>
              <w:rFonts w:ascii="Arial Narrow" w:hAnsi="Arial Narrow" w:cs="Arial"/>
            </w:rPr>
            <w:fldChar w:fldCharType="end"/>
          </w:r>
        </w:sdtContent>
      </w:sdt>
      <w:r w:rsidRPr="00DF25CA">
        <w:rPr>
          <w:rFonts w:ascii="Arial Narrow" w:hAnsi="Arial Narrow" w:cs="Arial"/>
        </w:rPr>
        <w:t>.</w:t>
      </w:r>
    </w:p>
    <w:commentRangeEnd w:id="171"/>
    <w:p w14:paraId="34FEC0D4" w14:textId="77777777" w:rsidR="00267805" w:rsidRPr="00DF25CA" w:rsidRDefault="00267805" w:rsidP="00267805">
      <w:pPr>
        <w:jc w:val="both"/>
        <w:rPr>
          <w:rFonts w:ascii="Arial Narrow" w:hAnsi="Arial Narrow" w:cs="Arial"/>
        </w:rPr>
      </w:pPr>
      <w:r>
        <w:rPr>
          <w:rStyle w:val="CommentReference"/>
        </w:rPr>
        <w:commentReference w:id="171"/>
      </w:r>
    </w:p>
    <w:p w14:paraId="2C384C59" w14:textId="77777777" w:rsidR="00267805" w:rsidRPr="00DF25CA" w:rsidRDefault="00267805" w:rsidP="00267805">
      <w:pPr>
        <w:jc w:val="both"/>
        <w:rPr>
          <w:rFonts w:ascii="Arial Narrow" w:hAnsi="Arial Narrow" w:cs="Arial"/>
        </w:rPr>
      </w:pPr>
      <w:commentRangeStart w:id="212"/>
      <w:r w:rsidRPr="00DF25CA">
        <w:rPr>
          <w:rFonts w:ascii="Arial Narrow" w:hAnsi="Arial Narrow" w:cs="Arial"/>
        </w:rPr>
        <w:t>In the figure below we can see the comparison of a bolus injection (right) versus target-controlled infusion (left). The Blue line is the plasmatic concentration of propofol, the red line is the effect site concentration, and the green line is a measure of the hypnotic effect. Here we can observe that through TCI systems we achieve a more stable and controlled effect of the anaesthetic agent, propofol in this specific case.</w:t>
      </w:r>
    </w:p>
    <w:p w14:paraId="06D5C92E" w14:textId="77777777" w:rsidR="00267805" w:rsidRPr="00DF25CA" w:rsidRDefault="00267805" w:rsidP="00267805">
      <w:pPr>
        <w:jc w:val="both"/>
        <w:rPr>
          <w:rFonts w:ascii="Arial Narrow" w:hAnsi="Arial Narrow" w:cs="Arial"/>
        </w:rPr>
      </w:pPr>
    </w:p>
    <w:p w14:paraId="52938AD4" w14:textId="77777777" w:rsidR="00267805" w:rsidRPr="00DF25CA" w:rsidRDefault="00267805" w:rsidP="00267805">
      <w:pPr>
        <w:keepNext/>
        <w:jc w:val="center"/>
      </w:pPr>
      <w:r w:rsidRPr="00DF25CA">
        <w:rPr>
          <w:rFonts w:ascii="Arial Narrow" w:hAnsi="Arial Narrow" w:cs="Arial"/>
          <w:noProof/>
        </w:rPr>
        <w:lastRenderedPageBreak/>
        <w:drawing>
          <wp:inline distT="0" distB="0" distL="0" distR="0" wp14:anchorId="68F7851D" wp14:editId="7ABA9CD9">
            <wp:extent cx="5218445" cy="3291030"/>
            <wp:effectExtent l="0" t="0" r="127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63497" cy="3319442"/>
                    </a:xfrm>
                    <a:prstGeom prst="rect">
                      <a:avLst/>
                    </a:prstGeom>
                  </pic:spPr>
                </pic:pic>
              </a:graphicData>
            </a:graphic>
          </wp:inline>
        </w:drawing>
      </w:r>
      <w:commentRangeEnd w:id="212"/>
      <w:r w:rsidRPr="00DF25CA">
        <w:rPr>
          <w:rStyle w:val="CommentReference"/>
        </w:rPr>
        <w:commentReference w:id="212"/>
      </w:r>
    </w:p>
    <w:p w14:paraId="0141CBCC" w14:textId="77777777" w:rsidR="00267805" w:rsidRPr="00DF25CA" w:rsidRDefault="00267805" w:rsidP="00267805">
      <w:pPr>
        <w:pStyle w:val="Caption"/>
        <w:jc w:val="center"/>
        <w:rPr>
          <w:rFonts w:ascii="Arial Narrow" w:hAnsi="Arial Narrow" w:cs="Arial"/>
        </w:rPr>
      </w:pPr>
      <w:r w:rsidRPr="00DF25CA">
        <w:t xml:space="preserve">Figure </w:t>
      </w:r>
      <w:r w:rsidRPr="00DF25CA">
        <w:fldChar w:fldCharType="begin"/>
      </w:r>
      <w:r w:rsidRPr="00DF25CA">
        <w:instrText xml:space="preserve"> SEQ Figure \* ARABIC </w:instrText>
      </w:r>
      <w:r w:rsidRPr="00DF25CA">
        <w:fldChar w:fldCharType="separate"/>
      </w:r>
      <w:r>
        <w:rPr>
          <w:noProof/>
        </w:rPr>
        <w:t>3</w:t>
      </w:r>
      <w:r w:rsidRPr="00DF25CA">
        <w:fldChar w:fldCharType="end"/>
      </w:r>
      <w:r w:rsidRPr="00DF25CA">
        <w:t xml:space="preserve">: Bolus vs TCI anaesthetic infusion </w:t>
      </w:r>
      <w:sdt>
        <w:sdtPr>
          <w:id w:val="1579250370"/>
          <w:citation/>
        </w:sdtPr>
        <w:sdtContent>
          <w:r w:rsidRPr="00DF25CA">
            <w:fldChar w:fldCharType="begin"/>
          </w:r>
          <w:r w:rsidRPr="00DF25CA">
            <w:instrText xml:space="preserve">CITATION Bri191 \p 177-198 \t  \l 3082 </w:instrText>
          </w:r>
          <w:r w:rsidRPr="00DF25CA">
            <w:fldChar w:fldCharType="separate"/>
          </w:r>
          <w:r w:rsidRPr="00DF25CA">
            <w:rPr>
              <w:noProof/>
            </w:rPr>
            <w:t>(Brian J.Anderson, 2019, págs. 177-198)</w:t>
          </w:r>
          <w:r w:rsidRPr="00DF25CA">
            <w:fldChar w:fldCharType="end"/>
          </w:r>
        </w:sdtContent>
      </w:sdt>
    </w:p>
    <w:p w14:paraId="54341059" w14:textId="77777777" w:rsidR="00267805" w:rsidRPr="00DF25CA" w:rsidRDefault="00267805" w:rsidP="00267805">
      <w:pPr>
        <w:jc w:val="both"/>
        <w:rPr>
          <w:rFonts w:ascii="Arial Narrow" w:hAnsi="Arial Narrow" w:cs="Arial"/>
        </w:rPr>
      </w:pPr>
    </w:p>
    <w:p w14:paraId="6C640BDC" w14:textId="77777777" w:rsidR="00267805" w:rsidRPr="00DF25CA" w:rsidRDefault="00267805" w:rsidP="00267805">
      <w:pPr>
        <w:jc w:val="both"/>
        <w:rPr>
          <w:rFonts w:ascii="Arial Narrow" w:hAnsi="Arial Narrow" w:cs="Arial"/>
        </w:rPr>
      </w:pPr>
      <w:r w:rsidRPr="00DF25CA">
        <w:rPr>
          <w:rFonts w:ascii="Arial Narrow" w:hAnsi="Arial Narrow" w:cs="Arial"/>
        </w:rPr>
        <w:t>Regarding drug classification, anaesthetic drugs are divided first on their effect and later on their type. Most common drug types used in TIVA are hypnotic and analgesic drugs, sometimes combined with other directly injected i.v  drugs if necessary, such as Rocuronium for muscle relaxation. In the Hospital Clinic a mixture of propofol and Remifentanil is used, as this hypnotic and analgesic altogether have demonstrated to create a synergic effect, achieving the desired therapeutic effect with less concentration of both drugs</w:t>
      </w:r>
      <w:sdt>
        <w:sdtPr>
          <w:rPr>
            <w:rFonts w:ascii="Arial Narrow" w:hAnsi="Arial Narrow" w:cs="Arial"/>
          </w:rPr>
          <w:id w:val="1712374626"/>
          <w:citation/>
        </w:sdtPr>
        <w:sdtContent>
          <w:r w:rsidRPr="00DF25CA">
            <w:rPr>
              <w:rFonts w:ascii="Arial Narrow" w:hAnsi="Arial Narrow" w:cs="Arial"/>
            </w:rPr>
            <w:fldChar w:fldCharType="begin"/>
          </w:r>
          <w:r w:rsidRPr="00DF25CA">
            <w:rPr>
              <w:rFonts w:ascii="Arial Narrow" w:hAnsi="Arial Narrow" w:cs="Arial"/>
            </w:rPr>
            <w:instrText xml:space="preserve"> CITATION Mer03 \l 3082 </w:instrText>
          </w:r>
          <w:r w:rsidRPr="00DF25CA">
            <w:rPr>
              <w:rFonts w:ascii="Arial Narrow" w:hAnsi="Arial Narrow" w:cs="Arial"/>
            </w:rPr>
            <w:fldChar w:fldCharType="separate"/>
          </w:r>
          <w:r w:rsidRPr="00DF25CA">
            <w:rPr>
              <w:rFonts w:ascii="Arial Narrow" w:hAnsi="Arial Narrow" w:cs="Arial"/>
              <w:noProof/>
            </w:rPr>
            <w:t xml:space="preserve"> (Mertens MJ, 2003)</w:t>
          </w:r>
          <w:r w:rsidRPr="00DF25CA">
            <w:rPr>
              <w:rFonts w:ascii="Arial Narrow" w:hAnsi="Arial Narrow" w:cs="Arial"/>
            </w:rPr>
            <w:fldChar w:fldCharType="end"/>
          </w:r>
        </w:sdtContent>
      </w:sdt>
      <w:r w:rsidRPr="00DF25CA">
        <w:rPr>
          <w:rFonts w:ascii="Arial Narrow" w:hAnsi="Arial Narrow" w:cs="Arial"/>
        </w:rPr>
        <w:t>.</w:t>
      </w:r>
    </w:p>
    <w:p w14:paraId="5527E0F2" w14:textId="77777777" w:rsidR="00267805" w:rsidRPr="00DF25CA" w:rsidRDefault="00267805" w:rsidP="00267805">
      <w:pPr>
        <w:jc w:val="both"/>
        <w:rPr>
          <w:rFonts w:ascii="Arial Narrow" w:hAnsi="Arial Narrow" w:cs="Arial"/>
        </w:rPr>
      </w:pPr>
    </w:p>
    <w:p w14:paraId="75ED7EA6" w14:textId="77777777" w:rsidR="00267805" w:rsidRPr="00DF25CA" w:rsidRDefault="00267805" w:rsidP="00267805">
      <w:pPr>
        <w:jc w:val="both"/>
        <w:rPr>
          <w:rFonts w:ascii="Arial Narrow" w:hAnsi="Arial Narrow" w:cs="Arial"/>
        </w:rPr>
      </w:pPr>
    </w:p>
    <w:p w14:paraId="3320A53C" w14:textId="77777777" w:rsidR="00267805" w:rsidRDefault="00267805" w:rsidP="00267805">
      <w:pPr>
        <w:pStyle w:val="Caption"/>
        <w:keepNext/>
        <w:jc w:val="center"/>
      </w:pPr>
      <w:r>
        <w:t xml:space="preserve">Table </w:t>
      </w:r>
      <w:r>
        <w:fldChar w:fldCharType="begin"/>
      </w:r>
      <w:r>
        <w:instrText xml:space="preserve"> SEQ Table \* ARABIC </w:instrText>
      </w:r>
      <w:r>
        <w:fldChar w:fldCharType="separate"/>
      </w:r>
      <w:r>
        <w:rPr>
          <w:noProof/>
        </w:rPr>
        <w:t>2</w:t>
      </w:r>
      <w:r>
        <w:rPr>
          <w:noProof/>
        </w:rPr>
        <w:fldChar w:fldCharType="end"/>
      </w:r>
      <w:r>
        <w:t xml:space="preserve">: </w:t>
      </w:r>
      <w:r w:rsidRPr="00424E01">
        <w:t>Most used Total Intra Venous Anaesthetics (Roop Kaw, 2014).</w:t>
      </w:r>
    </w:p>
    <w:p w14:paraId="066FBD40" w14:textId="77777777" w:rsidR="00267805" w:rsidRPr="00DF25CA" w:rsidRDefault="00267805" w:rsidP="00267805">
      <w:pPr>
        <w:keepNext/>
        <w:jc w:val="center"/>
      </w:pPr>
      <w:r w:rsidRPr="00DF25CA">
        <w:rPr>
          <w:rFonts w:ascii="Arial Narrow" w:hAnsi="Arial Narrow" w:cs="Arial"/>
          <w:noProof/>
        </w:rPr>
        <w:drawing>
          <wp:inline distT="0" distB="0" distL="0" distR="0" wp14:anchorId="64201F93" wp14:editId="3F683639">
            <wp:extent cx="2553970" cy="2455433"/>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rotWithShape="1">
                    <a:blip r:embed="rId19">
                      <a:extLst>
                        <a:ext uri="{28A0092B-C50C-407E-A947-70E740481C1C}">
                          <a14:useLocalDpi xmlns:a14="http://schemas.microsoft.com/office/drawing/2010/main" val="0"/>
                        </a:ext>
                      </a:extLst>
                    </a:blip>
                    <a:srcRect l="1512" t="-673" r="50569" b="8751"/>
                    <a:stretch/>
                  </pic:blipFill>
                  <pic:spPr bwMode="auto">
                    <a:xfrm>
                      <a:off x="0" y="0"/>
                      <a:ext cx="2563754" cy="2464840"/>
                    </a:xfrm>
                    <a:prstGeom prst="rect">
                      <a:avLst/>
                    </a:prstGeom>
                    <a:ln>
                      <a:noFill/>
                    </a:ln>
                    <a:extLst>
                      <a:ext uri="{53640926-AAD7-44D8-BBD7-CCE9431645EC}">
                        <a14:shadowObscured xmlns:a14="http://schemas.microsoft.com/office/drawing/2010/main"/>
                      </a:ext>
                    </a:extLst>
                  </pic:spPr>
                </pic:pic>
              </a:graphicData>
            </a:graphic>
          </wp:inline>
        </w:drawing>
      </w:r>
    </w:p>
    <w:p w14:paraId="07BBFA8C" w14:textId="77777777" w:rsidR="00267805" w:rsidRPr="00DF25CA" w:rsidRDefault="00267805" w:rsidP="00267805">
      <w:pPr>
        <w:pStyle w:val="Caption"/>
        <w:rPr>
          <w:rFonts w:ascii="Arial Narrow" w:hAnsi="Arial Narrow" w:cs="Arial"/>
        </w:rPr>
      </w:pPr>
    </w:p>
    <w:p w14:paraId="51878C79" w14:textId="77777777" w:rsidR="00267805" w:rsidRPr="00DF25CA" w:rsidRDefault="00267805" w:rsidP="00267805">
      <w:pPr>
        <w:jc w:val="both"/>
        <w:rPr>
          <w:rFonts w:ascii="Arial Narrow" w:hAnsi="Arial Narrow" w:cs="Arial"/>
          <w:b/>
          <w:bCs/>
        </w:rPr>
      </w:pPr>
      <w:commentRangeStart w:id="213"/>
      <w:r w:rsidRPr="00DF25CA">
        <w:rPr>
          <w:rFonts w:ascii="Arial Narrow" w:hAnsi="Arial Narrow" w:cs="Arial"/>
          <w:b/>
          <w:bCs/>
        </w:rPr>
        <w:t>Propofol</w:t>
      </w:r>
    </w:p>
    <w:p w14:paraId="5824DFF6" w14:textId="77777777" w:rsidR="00267805" w:rsidRPr="00DF25CA" w:rsidRDefault="00267805" w:rsidP="00267805">
      <w:pPr>
        <w:jc w:val="both"/>
        <w:rPr>
          <w:rFonts w:ascii="Arial Narrow" w:hAnsi="Arial Narrow" w:cs="Arial"/>
          <w:b/>
          <w:bCs/>
        </w:rPr>
      </w:pPr>
    </w:p>
    <w:p w14:paraId="19B0D0B0" w14:textId="77777777" w:rsidR="00267805" w:rsidRPr="00DF25CA" w:rsidRDefault="00267805" w:rsidP="00267805">
      <w:pPr>
        <w:jc w:val="both"/>
        <w:rPr>
          <w:color w:val="000000"/>
          <w:sz w:val="28"/>
          <w:szCs w:val="28"/>
          <w:shd w:val="clear" w:color="auto" w:fill="FFFFFF"/>
        </w:rPr>
      </w:pPr>
      <w:r w:rsidRPr="00DF25CA">
        <w:rPr>
          <w:color w:val="000000"/>
          <w:sz w:val="28"/>
          <w:szCs w:val="28"/>
          <w:shd w:val="clear" w:color="auto" w:fill="FFFFFF"/>
        </w:rPr>
        <w:t xml:space="preserve">Propofol is an intravenous hypnotic agent used for procedural sedation, during monitored anaesthesia care, or as an induction agent for general anaesthesia. It </w:t>
      </w:r>
      <w:r w:rsidRPr="00DF25CA">
        <w:rPr>
          <w:color w:val="000000"/>
          <w:sz w:val="28"/>
          <w:szCs w:val="28"/>
          <w:shd w:val="clear" w:color="auto" w:fill="FFFFFF"/>
        </w:rPr>
        <w:lastRenderedPageBreak/>
        <w:t xml:space="preserve">may be administered as a bolus or with TCI. Propofol is prepared in a lipid emulsion which gives it the characteristic milky white appearance. Strict aseptic technique must be used when drawing up propofol as the emulsion can support microbial growth </w:t>
      </w:r>
      <w:sdt>
        <w:sdtPr>
          <w:rPr>
            <w:color w:val="000000"/>
            <w:sz w:val="28"/>
            <w:szCs w:val="28"/>
            <w:shd w:val="clear" w:color="auto" w:fill="FFFFFF"/>
          </w:rPr>
          <w:id w:val="882453305"/>
          <w:citation/>
        </w:sdtPr>
        <w:sdtContent>
          <w:r w:rsidRPr="00DF25CA">
            <w:rPr>
              <w:color w:val="000000"/>
              <w:sz w:val="28"/>
              <w:szCs w:val="28"/>
              <w:shd w:val="clear" w:color="auto" w:fill="FFFFFF"/>
            </w:rPr>
            <w:fldChar w:fldCharType="begin"/>
          </w:r>
          <w:r w:rsidRPr="00DF25CA">
            <w:rPr>
              <w:color w:val="000000"/>
              <w:sz w:val="28"/>
              <w:szCs w:val="28"/>
              <w:shd w:val="clear" w:color="auto" w:fill="FFFFFF"/>
            </w:rPr>
            <w:instrText xml:space="preserve"> CITATION Fol21 \l 3082 </w:instrText>
          </w:r>
          <w:r w:rsidRPr="00DF25CA">
            <w:rPr>
              <w:color w:val="000000"/>
              <w:sz w:val="28"/>
              <w:szCs w:val="28"/>
              <w:shd w:val="clear" w:color="auto" w:fill="FFFFFF"/>
            </w:rPr>
            <w:fldChar w:fldCharType="separate"/>
          </w:r>
          <w:r w:rsidRPr="00DF25CA">
            <w:rPr>
              <w:noProof/>
              <w:color w:val="000000"/>
              <w:sz w:val="28"/>
              <w:szCs w:val="28"/>
              <w:shd w:val="clear" w:color="auto" w:fill="FFFFFF"/>
            </w:rPr>
            <w:t>(Folino TB, 2021)</w:t>
          </w:r>
          <w:r w:rsidRPr="00DF25CA">
            <w:rPr>
              <w:color w:val="000000"/>
              <w:sz w:val="28"/>
              <w:szCs w:val="28"/>
              <w:shd w:val="clear" w:color="auto" w:fill="FFFFFF"/>
            </w:rPr>
            <w:fldChar w:fldCharType="end"/>
          </w:r>
        </w:sdtContent>
      </w:sdt>
      <w:r w:rsidRPr="00DF25CA">
        <w:rPr>
          <w:color w:val="000000"/>
          <w:sz w:val="28"/>
          <w:szCs w:val="28"/>
          <w:shd w:val="clear" w:color="auto" w:fill="FFFFFF"/>
        </w:rPr>
        <w:t>. </w:t>
      </w:r>
      <w:commentRangeEnd w:id="213"/>
      <w:r>
        <w:rPr>
          <w:rStyle w:val="CommentReference"/>
        </w:rPr>
        <w:commentReference w:id="213"/>
      </w:r>
    </w:p>
    <w:p w14:paraId="2F42AE21" w14:textId="77777777" w:rsidR="00267805" w:rsidRPr="00DF25CA" w:rsidRDefault="00267805" w:rsidP="00267805">
      <w:pPr>
        <w:jc w:val="both"/>
        <w:rPr>
          <w:color w:val="000000"/>
          <w:sz w:val="28"/>
          <w:szCs w:val="28"/>
          <w:shd w:val="clear" w:color="auto" w:fill="FFFFFF"/>
        </w:rPr>
      </w:pPr>
    </w:p>
    <w:p w14:paraId="2C1EF8B0" w14:textId="77777777" w:rsidR="00267805" w:rsidRPr="00DF25CA" w:rsidRDefault="00267805" w:rsidP="00267805">
      <w:pPr>
        <w:jc w:val="both"/>
        <w:rPr>
          <w:color w:val="000000"/>
          <w:sz w:val="28"/>
          <w:szCs w:val="28"/>
          <w:shd w:val="clear" w:color="auto" w:fill="FFFFFF"/>
        </w:rPr>
      </w:pPr>
      <w:r w:rsidRPr="00DF25CA">
        <w:rPr>
          <w:color w:val="000000"/>
          <w:sz w:val="28"/>
          <w:szCs w:val="28"/>
          <w:shd w:val="clear" w:color="auto" w:fill="FFFFFF"/>
        </w:rPr>
        <w:t>Propofol also induces amnesia, as stated in the chapter 2.1.1.1 States of anaesthesia, as information from the outside world is not processed by the patient and, thus, no conscious memories are formed. This anaesthesic agent interacts with GABA receptor mediated ionic channels between others, as shown in figure below.</w:t>
      </w:r>
    </w:p>
    <w:p w14:paraId="3B374377" w14:textId="77777777" w:rsidR="00267805" w:rsidRPr="00DF25CA" w:rsidRDefault="00267805" w:rsidP="00267805"/>
    <w:p w14:paraId="522409AA" w14:textId="77777777" w:rsidR="00267805" w:rsidRPr="00DF25CA" w:rsidRDefault="00267805" w:rsidP="00267805">
      <w:pPr>
        <w:keepNext/>
      </w:pPr>
      <w:r w:rsidRPr="00DF25CA">
        <w:rPr>
          <w:noProof/>
        </w:rPr>
        <w:drawing>
          <wp:inline distT="0" distB="0" distL="0" distR="0" wp14:anchorId="1BF51129" wp14:editId="23A00D51">
            <wp:extent cx="5731510" cy="437134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4371340"/>
                    </a:xfrm>
                    <a:prstGeom prst="rect">
                      <a:avLst/>
                    </a:prstGeom>
                  </pic:spPr>
                </pic:pic>
              </a:graphicData>
            </a:graphic>
          </wp:inline>
        </w:drawing>
      </w:r>
    </w:p>
    <w:p w14:paraId="4B93AC01" w14:textId="77777777" w:rsidR="00267805" w:rsidRPr="00DF25CA" w:rsidRDefault="00267805" w:rsidP="00267805">
      <w:pPr>
        <w:pStyle w:val="Caption"/>
        <w:jc w:val="both"/>
      </w:pPr>
      <w:r w:rsidRPr="00DF25CA">
        <w:t xml:space="preserve">Figure </w:t>
      </w:r>
      <w:r w:rsidRPr="00DF25CA">
        <w:fldChar w:fldCharType="begin"/>
      </w:r>
      <w:r w:rsidRPr="00DF25CA">
        <w:instrText xml:space="preserve"> SEQ Figure \* ARABIC </w:instrText>
      </w:r>
      <w:r w:rsidRPr="00DF25CA">
        <w:fldChar w:fldCharType="separate"/>
      </w:r>
      <w:r>
        <w:rPr>
          <w:noProof/>
        </w:rPr>
        <w:t>4</w:t>
      </w:r>
      <w:r w:rsidRPr="00DF25CA">
        <w:fldChar w:fldCharType="end"/>
      </w:r>
      <w:r w:rsidRPr="00DF25CA">
        <w:t>: Neurophysiological mechanisms of propofol’s actions in the brain. Propofol enhances γ-aminobutyric acid receptor type A (GABAA)-mediated inhibition in the cortex, thalamus, and brainstem. Shown are three major sites of action: postsynaptic connections between inhibitory interneurons and excitatory pyramidal neurons in the cortex; the GABAergic neurons in the thalamic reticular nucleus (TRN) of the thalamus; and postsynaptic connections between GABAergic and galanergic (Gal) projections from the preoptic area (POA) of the hypothalamus and the monoaminergic nuclei, which are the tuberomammillary nucleus (TMN) that releases histamine (His), the locus ceruleus (LC) that releases norepinephrine (NE), the dorsal raphe (DR) that releases serotonin (5HT); the ventral periacqueductal gray (vPAG) that releases dopamine (DA); and the cholinergic nuclei that are the basal forebrain (BF), pedunculopontine tegmental (PPT) nucleus, and the lateral dorsal tegmental (LDT) nucleus that release acetylcholine (ACh). Also shown is the lateral hypothalamus (LH) that releases orexin</w:t>
      </w:r>
      <w:sdt>
        <w:sdtPr>
          <w:id w:val="182866697"/>
          <w:citation/>
        </w:sdtPr>
        <w:sdtContent>
          <w:r w:rsidRPr="00DF25CA">
            <w:fldChar w:fldCharType="begin"/>
          </w:r>
          <w:r w:rsidRPr="00DF25CA">
            <w:instrText xml:space="preserve">CITATION Pat15 \p 937&amp;#8211;960 \l 3082 </w:instrText>
          </w:r>
          <w:r w:rsidRPr="00DF25CA">
            <w:fldChar w:fldCharType="separate"/>
          </w:r>
          <w:r w:rsidRPr="00DF25CA">
            <w:rPr>
              <w:noProof/>
            </w:rPr>
            <w:t xml:space="preserve"> (Patrick L. Purdon, 2015, págs. 937–960)</w:t>
          </w:r>
          <w:r w:rsidRPr="00DF25CA">
            <w:fldChar w:fldCharType="end"/>
          </w:r>
        </w:sdtContent>
      </w:sdt>
      <w:r w:rsidRPr="00DF25CA">
        <w:t>.</w:t>
      </w:r>
    </w:p>
    <w:p w14:paraId="7B3A75C1" w14:textId="77777777" w:rsidR="00267805" w:rsidRPr="00DF25CA" w:rsidRDefault="00267805" w:rsidP="00267805">
      <w:r w:rsidRPr="00DF25CA">
        <w:t xml:space="preserve">Upper figure shows the inhibitory action of propofol in various sites of the brain, including cortical and subcortical structures. The disconnection between these two cerebral structures has been widely discussed to be the main component in loss of consciousness in patients anaesthetised with this drug </w:t>
      </w:r>
      <w:sdt>
        <w:sdtPr>
          <w:id w:val="2143455750"/>
          <w:citation/>
        </w:sdtPr>
        <w:sdtContent>
          <w:r w:rsidRPr="00DF25CA">
            <w:fldChar w:fldCharType="begin"/>
          </w:r>
          <w:r w:rsidRPr="00DF25CA">
            <w:instrText xml:space="preserve">CITATION PGu \l 3082 </w:instrText>
          </w:r>
          <w:r w:rsidRPr="00DF25CA">
            <w:fldChar w:fldCharType="separate"/>
          </w:r>
          <w:r w:rsidRPr="00DF25CA">
            <w:rPr>
              <w:noProof/>
            </w:rPr>
            <w:t>(P. Guldenmund, 2015)</w:t>
          </w:r>
          <w:r w:rsidRPr="00DF25CA">
            <w:fldChar w:fldCharType="end"/>
          </w:r>
        </w:sdtContent>
      </w:sdt>
      <w:r w:rsidRPr="00DF25CA">
        <w:t xml:space="preserve">. </w:t>
      </w:r>
    </w:p>
    <w:p w14:paraId="0CC473B0" w14:textId="77777777" w:rsidR="00267805" w:rsidRPr="00DF25CA" w:rsidRDefault="00267805" w:rsidP="00267805">
      <w:pPr>
        <w:jc w:val="both"/>
        <w:rPr>
          <w:rFonts w:ascii="Arial Narrow" w:hAnsi="Arial Narrow" w:cs="Arial"/>
          <w:b/>
          <w:bCs/>
        </w:rPr>
      </w:pPr>
    </w:p>
    <w:p w14:paraId="6796E31A" w14:textId="77777777" w:rsidR="00267805" w:rsidRPr="00DF25CA" w:rsidRDefault="00267805" w:rsidP="00267805">
      <w:pPr>
        <w:jc w:val="both"/>
        <w:rPr>
          <w:rFonts w:ascii="Arial Narrow" w:hAnsi="Arial Narrow" w:cs="Arial"/>
          <w:b/>
          <w:bCs/>
        </w:rPr>
      </w:pPr>
      <w:r w:rsidRPr="00DF25CA">
        <w:rPr>
          <w:rFonts w:ascii="Arial Narrow" w:hAnsi="Arial Narrow" w:cs="Arial"/>
          <w:b/>
          <w:bCs/>
        </w:rPr>
        <w:t>Remifentanil</w:t>
      </w:r>
    </w:p>
    <w:p w14:paraId="2293572E" w14:textId="77777777" w:rsidR="00267805" w:rsidRPr="00DF25CA" w:rsidRDefault="00267805" w:rsidP="00267805">
      <w:pPr>
        <w:jc w:val="both"/>
        <w:rPr>
          <w:rFonts w:ascii="Arial Narrow" w:hAnsi="Arial Narrow" w:cs="Arial"/>
          <w:b/>
          <w:bCs/>
        </w:rPr>
      </w:pPr>
    </w:p>
    <w:p w14:paraId="0984476C" w14:textId="77777777" w:rsidR="00267805" w:rsidRPr="00DF25CA" w:rsidRDefault="00267805" w:rsidP="00267805">
      <w:pPr>
        <w:jc w:val="both"/>
      </w:pPr>
      <w:r w:rsidRPr="00DF25CA">
        <w:t>Remifentanil, a fentanyl derivative, is a short acting, nonspecific esterase metabolised, selective mu-opioid receptor agonist, with a pharmacodynamic profile typical of opioid analgesic agents. Notably, the esterase linkage in remifentanil results in a unique and favourable pharmacokinetic profile for this class of agent. Adjunctive intravenous remifentanil during general anaesthesia is an effective and generally well tolerated opioid analgesic in a broad spectrum of patients, including adults and paediatric patients, undergoing several types of surgical procedures.</w:t>
      </w:r>
    </w:p>
    <w:p w14:paraId="32B4A731" w14:textId="77777777" w:rsidR="00267805" w:rsidRPr="00DF25CA" w:rsidRDefault="00267805" w:rsidP="00267805">
      <w:pPr>
        <w:jc w:val="both"/>
      </w:pPr>
    </w:p>
    <w:p w14:paraId="577EDC0A" w14:textId="77777777" w:rsidR="00267805" w:rsidRPr="00DF25CA" w:rsidRDefault="00267805" w:rsidP="00267805">
      <w:pPr>
        <w:jc w:val="both"/>
      </w:pPr>
      <w:r w:rsidRPr="00DF25CA">
        <w:t xml:space="preserve">As mentioned in the section 2.1.1.1 States of Anaesthesia, remifentanil is used as an intravenous analgesic and usually infused together with propofol, as they have presented a synergic combination achieving the same therapeutic effect with less concentration of both agents </w:t>
      </w:r>
      <w:sdt>
        <w:sdtPr>
          <w:rPr>
            <w:rFonts w:ascii="Arial Narrow" w:hAnsi="Arial Narrow" w:cs="Arial"/>
          </w:rPr>
          <w:id w:val="1135758356"/>
          <w:citation/>
        </w:sdtPr>
        <w:sdtContent>
          <w:r w:rsidRPr="00DF25CA">
            <w:rPr>
              <w:rFonts w:ascii="Arial Narrow" w:hAnsi="Arial Narrow" w:cs="Arial"/>
            </w:rPr>
            <w:fldChar w:fldCharType="begin"/>
          </w:r>
          <w:r w:rsidRPr="00DF25CA">
            <w:rPr>
              <w:rFonts w:ascii="Arial Narrow" w:hAnsi="Arial Narrow" w:cs="Arial"/>
            </w:rPr>
            <w:instrText xml:space="preserve"> CITATION Mer03 \l 3082 </w:instrText>
          </w:r>
          <w:r w:rsidRPr="00DF25CA">
            <w:rPr>
              <w:rFonts w:ascii="Arial Narrow" w:hAnsi="Arial Narrow" w:cs="Arial"/>
            </w:rPr>
            <w:fldChar w:fldCharType="separate"/>
          </w:r>
          <w:r w:rsidRPr="00DF25CA">
            <w:rPr>
              <w:rFonts w:ascii="Arial Narrow" w:hAnsi="Arial Narrow" w:cs="Arial"/>
              <w:noProof/>
            </w:rPr>
            <w:t xml:space="preserve"> (Mertens MJ, 2003)</w:t>
          </w:r>
          <w:r w:rsidRPr="00DF25CA">
            <w:rPr>
              <w:rFonts w:ascii="Arial Narrow" w:hAnsi="Arial Narrow" w:cs="Arial"/>
            </w:rPr>
            <w:fldChar w:fldCharType="end"/>
          </w:r>
        </w:sdtContent>
      </w:sdt>
      <w:r w:rsidRPr="00DF25CA">
        <w:rPr>
          <w:rFonts w:ascii="Arial Narrow" w:hAnsi="Arial Narrow" w:cs="Arial"/>
        </w:rPr>
        <w:t>.</w:t>
      </w:r>
    </w:p>
    <w:p w14:paraId="38CC5249" w14:textId="77777777" w:rsidR="00267805" w:rsidRPr="00DF25CA" w:rsidRDefault="00267805" w:rsidP="00267805">
      <w:pPr>
        <w:jc w:val="both"/>
        <w:rPr>
          <w:rFonts w:ascii="Arial Narrow" w:hAnsi="Arial Narrow" w:cs="Arial"/>
          <w:b/>
          <w:bCs/>
        </w:rPr>
      </w:pPr>
    </w:p>
    <w:p w14:paraId="117D8E84" w14:textId="77777777" w:rsidR="00267805" w:rsidRPr="00DF25CA" w:rsidRDefault="00267805" w:rsidP="00267805">
      <w:pPr>
        <w:jc w:val="both"/>
        <w:rPr>
          <w:rFonts w:ascii="Arial Narrow" w:hAnsi="Arial Narrow" w:cs="Arial"/>
          <w:b/>
          <w:bCs/>
        </w:rPr>
      </w:pPr>
      <w:r w:rsidRPr="00DF25CA">
        <w:rPr>
          <w:rFonts w:ascii="Arial Narrow" w:hAnsi="Arial Narrow" w:cs="Arial"/>
          <w:b/>
          <w:bCs/>
        </w:rPr>
        <w:t>Rocuronium</w:t>
      </w:r>
    </w:p>
    <w:p w14:paraId="18D1292F" w14:textId="77777777" w:rsidR="00267805" w:rsidRPr="00DF25CA" w:rsidRDefault="00267805" w:rsidP="00267805">
      <w:pPr>
        <w:jc w:val="both"/>
        <w:rPr>
          <w:rFonts w:ascii="Arial Narrow" w:hAnsi="Arial Narrow" w:cs="Arial"/>
        </w:rPr>
      </w:pPr>
    </w:p>
    <w:p w14:paraId="2B25B1A3" w14:textId="77777777" w:rsidR="00267805" w:rsidRPr="00DF25CA" w:rsidRDefault="00267805" w:rsidP="00267805">
      <w:pPr>
        <w:jc w:val="both"/>
      </w:pPr>
      <w:r w:rsidRPr="00DF25CA">
        <w:t>Rocuronium bromide is an amino steroid non-depolarizing neuromuscular blocker or muscle relaxant used in modern anaesthesia to facilitate tracheal intubation by providing skeletal muscle relaxation, commonly required for surgery or mechanical ventilation. Rocuronium is also commonly used to avoid unvoluntary hiccups while operating.</w:t>
      </w:r>
    </w:p>
    <w:p w14:paraId="601C9194" w14:textId="77777777" w:rsidR="00267805" w:rsidRPr="00DF25CA" w:rsidRDefault="00267805" w:rsidP="00267805">
      <w:pPr>
        <w:jc w:val="both"/>
      </w:pPr>
    </w:p>
    <w:p w14:paraId="4309D307" w14:textId="77777777" w:rsidR="00267805" w:rsidRPr="00DF25CA" w:rsidRDefault="00267805" w:rsidP="00267805">
      <w:pPr>
        <w:jc w:val="both"/>
      </w:pPr>
      <w:r w:rsidRPr="00DF25CA">
        <w:t xml:space="preserve">In general, neuromuscular blocking agents are divided between depolarizing and non-depolarizing. Depolarizing muscle relaxants act as acetylcholine (ACh) receptor agonists, whereas nondepolarizing muscle relaxants function as competitive antagonists as seen in figure below </w:t>
      </w:r>
      <w:sdt>
        <w:sdtPr>
          <w:id w:val="-808313651"/>
          <w:citation/>
        </w:sdtPr>
        <w:sdtContent>
          <w:r w:rsidRPr="00DF25CA">
            <w:fldChar w:fldCharType="begin"/>
          </w:r>
          <w:r w:rsidRPr="00DF25CA">
            <w:instrText xml:space="preserve">CITATION ohn13 \p "chapter 13" \l 3082 </w:instrText>
          </w:r>
          <w:r w:rsidRPr="00DF25CA">
            <w:fldChar w:fldCharType="separate"/>
          </w:r>
          <w:r w:rsidRPr="00DF25CA">
            <w:t>(Butterworth, 2013, pág. chapter 13)</w:t>
          </w:r>
          <w:r w:rsidRPr="00DF25CA">
            <w:fldChar w:fldCharType="end"/>
          </w:r>
        </w:sdtContent>
      </w:sdt>
      <w:r w:rsidRPr="00DF25CA">
        <w:t>.</w:t>
      </w:r>
    </w:p>
    <w:p w14:paraId="6AF17B79" w14:textId="77777777" w:rsidR="00267805" w:rsidRPr="00DF25CA" w:rsidRDefault="00267805" w:rsidP="00267805">
      <w:pPr>
        <w:keepNext/>
        <w:jc w:val="center"/>
      </w:pPr>
      <w:r w:rsidRPr="00DF25CA">
        <w:rPr>
          <w:noProof/>
        </w:rPr>
        <w:drawing>
          <wp:inline distT="0" distB="0" distL="0" distR="0" wp14:anchorId="4E2B9179" wp14:editId="7878BFDF">
            <wp:extent cx="2836094" cy="3398982"/>
            <wp:effectExtent l="0" t="0" r="0" b="508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46785" cy="3411795"/>
                    </a:xfrm>
                    <a:prstGeom prst="rect">
                      <a:avLst/>
                    </a:prstGeom>
                  </pic:spPr>
                </pic:pic>
              </a:graphicData>
            </a:graphic>
          </wp:inline>
        </w:drawing>
      </w:r>
    </w:p>
    <w:p w14:paraId="4D1AB92F" w14:textId="77777777" w:rsidR="00267805" w:rsidRPr="00DF25CA" w:rsidRDefault="00267805" w:rsidP="00267805">
      <w:pPr>
        <w:pStyle w:val="Caption"/>
        <w:jc w:val="center"/>
      </w:pPr>
      <w:r w:rsidRPr="00DF25CA">
        <w:t xml:space="preserve">Figure </w:t>
      </w:r>
      <w:r w:rsidRPr="00DF25CA">
        <w:fldChar w:fldCharType="begin"/>
      </w:r>
      <w:r w:rsidRPr="00DF25CA">
        <w:instrText xml:space="preserve"> SEQ Figure \* ARABIC </w:instrText>
      </w:r>
      <w:r w:rsidRPr="00DF25CA">
        <w:fldChar w:fldCharType="separate"/>
      </w:r>
      <w:r>
        <w:rPr>
          <w:noProof/>
        </w:rPr>
        <w:t>5</w:t>
      </w:r>
      <w:r w:rsidRPr="00DF25CA">
        <w:fldChar w:fldCharType="end"/>
      </w:r>
      <w:r w:rsidRPr="00DF25CA">
        <w:t xml:space="preserve">: Action of neuromuscular blockers on Acetylcholinergic ion channels </w:t>
      </w:r>
      <w:sdt>
        <w:sdtPr>
          <w:id w:val="-270315113"/>
          <w:citation/>
        </w:sdtPr>
        <w:sdtContent>
          <w:r w:rsidRPr="00DF25CA">
            <w:fldChar w:fldCharType="begin"/>
          </w:r>
          <w:r w:rsidRPr="00DF25CA">
            <w:instrText xml:space="preserve">CITATION Mar \l 3082 </w:instrText>
          </w:r>
          <w:r w:rsidRPr="00DF25CA">
            <w:fldChar w:fldCharType="separate"/>
          </w:r>
          <w:r w:rsidRPr="00DF25CA">
            <w:rPr>
              <w:noProof/>
            </w:rPr>
            <w:t>(Marieke Kruidering-Hall, 2016)</w:t>
          </w:r>
          <w:r w:rsidRPr="00DF25CA">
            <w:fldChar w:fldCharType="end"/>
          </w:r>
        </w:sdtContent>
      </w:sdt>
    </w:p>
    <w:p w14:paraId="153F0D07" w14:textId="77777777" w:rsidR="00267805" w:rsidRPr="00DF25CA" w:rsidRDefault="00267805" w:rsidP="00267805">
      <w:pPr>
        <w:jc w:val="both"/>
      </w:pPr>
    </w:p>
    <w:p w14:paraId="2EE38DED" w14:textId="77777777" w:rsidR="00267805" w:rsidRPr="00DF25CA" w:rsidRDefault="00267805" w:rsidP="00267805">
      <w:pPr>
        <w:jc w:val="both"/>
      </w:pPr>
      <w:r w:rsidRPr="00DF25CA">
        <w:lastRenderedPageBreak/>
        <w:t>When comparing, non-depolarizing blockers are reversed by </w:t>
      </w:r>
      <w:r>
        <w:rPr>
          <w:lang w:val="es-ES"/>
        </w:rPr>
        <w:fldChar w:fldCharType="begin"/>
      </w:r>
      <w:r w:rsidRPr="00BD16EC">
        <w:rPr>
          <w:lang w:val="en-US"/>
          <w:rPrChange w:id="214" w:author="Pedro Gambus" w:date="2022-01-18T13:35:00Z">
            <w:rPr/>
          </w:rPrChange>
        </w:rPr>
        <w:instrText xml:space="preserve"> HYPERLINK "https://en.wikipedia.org/wiki/Acetylcholinesterase_inhibitor" \o "Acetylcholinesterase inhibitor" </w:instrText>
      </w:r>
      <w:r>
        <w:rPr>
          <w:lang w:val="es-ES"/>
        </w:rPr>
        <w:fldChar w:fldCharType="separate"/>
      </w:r>
      <w:r w:rsidRPr="00DF25CA">
        <w:t>acetylcholinesterase inhibitor</w:t>
      </w:r>
      <w:r>
        <w:fldChar w:fldCharType="end"/>
      </w:r>
      <w:r w:rsidRPr="00DF25CA">
        <w:t xml:space="preserve"> drugs since non-depolarizing blockers are competitive antagonists at the ACh receptor so can be reversed by increases in ACh. On the other hand, the depolarizing blockers already have ACh-like actions, so these agents have prolonged effect under the influence of acetylcholinesterase inhibitors. Administration of depolarizing blockers initially produces fasciculations (a sudden twitch just before paralysis occurs). This is due to depolarization of the muscle. Also, post-operative pain is associated with depolarizing blockers </w:t>
      </w:r>
      <w:sdt>
        <w:sdtPr>
          <w:id w:val="735516264"/>
          <w:citation/>
        </w:sdtPr>
        <w:sdtContent>
          <w:r w:rsidRPr="00DF25CA">
            <w:fldChar w:fldCharType="begin"/>
          </w:r>
          <w:r w:rsidRPr="00DF25CA">
            <w:instrText xml:space="preserve">CITATION Neu \l 3082 </w:instrText>
          </w:r>
          <w:r w:rsidRPr="00DF25CA">
            <w:fldChar w:fldCharType="separate"/>
          </w:r>
          <w:r w:rsidRPr="00DF25CA">
            <w:rPr>
              <w:noProof/>
            </w:rPr>
            <w:t>(Neuromuscular blocking agents, 2021)</w:t>
          </w:r>
          <w:r w:rsidRPr="00DF25CA">
            <w:fldChar w:fldCharType="end"/>
          </w:r>
        </w:sdtContent>
      </w:sdt>
      <w:r w:rsidRPr="00DF25CA">
        <w:t>.</w:t>
      </w:r>
    </w:p>
    <w:p w14:paraId="6AC88267" w14:textId="77777777" w:rsidR="00267805" w:rsidRPr="00DF25CA" w:rsidRDefault="00267805" w:rsidP="00267805">
      <w:pPr>
        <w:jc w:val="both"/>
        <w:rPr>
          <w:rFonts w:ascii="Arial Narrow" w:hAnsi="Arial Narrow" w:cs="Arial"/>
        </w:rPr>
      </w:pPr>
    </w:p>
    <w:p w14:paraId="293FAA4C" w14:textId="77777777" w:rsidR="00267805" w:rsidRPr="00DF25CA" w:rsidRDefault="00267805" w:rsidP="00267805">
      <w:pPr>
        <w:pStyle w:val="Heading3"/>
        <w:numPr>
          <w:ilvl w:val="2"/>
          <w:numId w:val="12"/>
        </w:numPr>
      </w:pPr>
      <w:bookmarkStart w:id="215" w:name="_Toc93057763"/>
      <w:r w:rsidRPr="00DF25CA">
        <w:t>Anaesthesia monitoring</w:t>
      </w:r>
      <w:bookmarkEnd w:id="215"/>
    </w:p>
    <w:p w14:paraId="0A74E946" w14:textId="77777777" w:rsidR="00267805" w:rsidRPr="00DF25CA" w:rsidRDefault="00267805" w:rsidP="00267805">
      <w:pPr>
        <w:pStyle w:val="Heading4"/>
        <w:numPr>
          <w:ilvl w:val="3"/>
          <w:numId w:val="12"/>
        </w:numPr>
      </w:pPr>
      <w:bookmarkStart w:id="216" w:name="_Toc93057764"/>
      <w:r w:rsidRPr="00DF25CA">
        <w:t>Basic anaesthesia monitoring</w:t>
      </w:r>
      <w:bookmarkEnd w:id="216"/>
    </w:p>
    <w:p w14:paraId="4225D6BB" w14:textId="77777777" w:rsidR="00267805" w:rsidRPr="00DF25CA" w:rsidRDefault="00267805" w:rsidP="00267805"/>
    <w:p w14:paraId="40AB9588" w14:textId="77777777" w:rsidR="00267805" w:rsidRPr="00DF25CA" w:rsidRDefault="00267805" w:rsidP="00267805">
      <w:r w:rsidRPr="00DF25CA">
        <w:t>Anaesthesia monitoring is a crucial control system to guarantee the correct physiological state of the patient under surgery. Several sensors are used to record data based on biomedical signals and biomedical parameters in order to analyse in situ the correct state of the patient and also to later process the data to obtain information and generate models, as it is the goal of this project.</w:t>
      </w:r>
    </w:p>
    <w:p w14:paraId="119454D5" w14:textId="77777777" w:rsidR="00267805" w:rsidRPr="00DF25CA" w:rsidRDefault="00267805" w:rsidP="00267805"/>
    <w:p w14:paraId="02871B5E" w14:textId="77777777" w:rsidR="00267805" w:rsidRPr="00DF25CA" w:rsidRDefault="00267805" w:rsidP="00267805">
      <w:r w:rsidRPr="00DF25CA">
        <w:t>The list of variables recorded in the CMA OR number 4 through anaesthesia monitoring are the following:</w:t>
      </w:r>
    </w:p>
    <w:p w14:paraId="14318A2B" w14:textId="77777777" w:rsidR="00267805" w:rsidRPr="00DF25CA" w:rsidRDefault="00267805" w:rsidP="00267805">
      <w:pPr>
        <w:keepNext/>
        <w:jc w:val="center"/>
      </w:pPr>
    </w:p>
    <w:p w14:paraId="4B8E3CC2" w14:textId="77777777" w:rsidR="00267805" w:rsidRDefault="00267805" w:rsidP="00267805">
      <w:pPr>
        <w:pStyle w:val="Caption"/>
        <w:keepNext/>
        <w:ind w:left="851" w:right="946"/>
      </w:pPr>
      <w:r>
        <w:t xml:space="preserve">Table </w:t>
      </w:r>
      <w:r>
        <w:fldChar w:fldCharType="begin"/>
      </w:r>
      <w:r>
        <w:instrText xml:space="preserve"> SEQ Table \* ARABIC </w:instrText>
      </w:r>
      <w:r>
        <w:fldChar w:fldCharType="separate"/>
      </w:r>
      <w:r>
        <w:rPr>
          <w:noProof/>
        </w:rPr>
        <w:t>3</w:t>
      </w:r>
      <w:r>
        <w:rPr>
          <w:noProof/>
        </w:rPr>
        <w:fldChar w:fldCharType="end"/>
      </w:r>
      <w:r w:rsidRPr="009059DB">
        <w:t>: Recorded variables in this project. Redundant variables have been excluded, and we the same variables recorded for propofol have been recorded for remifentanil. (Altès, 2020, pág. 26)</w:t>
      </w:r>
    </w:p>
    <w:p w14:paraId="2ABDC49B" w14:textId="77777777" w:rsidR="00267805" w:rsidRPr="00DF25CA" w:rsidRDefault="00267805" w:rsidP="00267805">
      <w:pPr>
        <w:keepNext/>
        <w:jc w:val="center"/>
      </w:pPr>
      <w:r w:rsidRPr="00DF25CA">
        <w:rPr>
          <w:noProof/>
        </w:rPr>
        <w:drawing>
          <wp:inline distT="0" distB="0" distL="0" distR="0" wp14:anchorId="4B65C3F3" wp14:editId="1A1B1786">
            <wp:extent cx="4636654" cy="4660190"/>
            <wp:effectExtent l="0" t="0" r="0" b="127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42614" cy="4666181"/>
                    </a:xfrm>
                    <a:prstGeom prst="rect">
                      <a:avLst/>
                    </a:prstGeom>
                  </pic:spPr>
                </pic:pic>
              </a:graphicData>
            </a:graphic>
          </wp:inline>
        </w:drawing>
      </w:r>
    </w:p>
    <w:p w14:paraId="4D2C37E3" w14:textId="77777777" w:rsidR="00267805" w:rsidRPr="00DF25CA" w:rsidRDefault="00267805" w:rsidP="00267805"/>
    <w:p w14:paraId="3468E78B" w14:textId="77777777" w:rsidR="00267805" w:rsidRPr="00DF25CA" w:rsidRDefault="00267805" w:rsidP="00267805">
      <w:pPr>
        <w:spacing w:before="100" w:beforeAutospacing="1" w:after="100" w:afterAutospacing="1"/>
        <w:jc w:val="both"/>
        <w:rPr>
          <w:rFonts w:ascii="NimbusSanL" w:hAnsi="NimbusSanL"/>
          <w:b/>
          <w:bCs/>
          <w:sz w:val="22"/>
          <w:szCs w:val="22"/>
        </w:rPr>
      </w:pPr>
      <w:r w:rsidRPr="00DF25CA">
        <w:rPr>
          <w:rFonts w:ascii="NimbusSanL" w:hAnsi="NimbusSanL"/>
          <w:b/>
          <w:bCs/>
          <w:sz w:val="22"/>
          <w:szCs w:val="22"/>
        </w:rPr>
        <w:t xml:space="preserve">Electrocardiogram </w:t>
      </w:r>
    </w:p>
    <w:p w14:paraId="37877E70" w14:textId="77777777" w:rsidR="00267805" w:rsidRPr="00DF25CA" w:rsidRDefault="00267805" w:rsidP="00267805">
      <w:pPr>
        <w:jc w:val="both"/>
      </w:pPr>
      <w:r w:rsidRPr="00DF25CA">
        <w:t xml:space="preserve">Electrocardiogram (abbreviated as EKG or ECG) is a relationship between voltage and time recorded from cutaneous electrodes positioned in different derivations. Willem Einthoven first invented it in 1902. An EKG is an integral part of the initial evaluation of a patient suspected of having a cardiac-related problem or, in our case, a biomedical signal recorded in the OR to detect cardiac abnormalities throughout the operation, either way produced by the general anaesthesia or the operation itself </w:t>
      </w:r>
      <w:sdt>
        <w:sdtPr>
          <w:id w:val="243689096"/>
          <w:citation/>
        </w:sdtPr>
        <w:sdtContent>
          <w:r w:rsidRPr="00DF25CA">
            <w:fldChar w:fldCharType="begin"/>
          </w:r>
          <w:r w:rsidRPr="00DF25CA">
            <w:instrText xml:space="preserve"> CITATION Yas21 \l 3082 </w:instrText>
          </w:r>
          <w:r w:rsidRPr="00DF25CA">
            <w:fldChar w:fldCharType="separate"/>
          </w:r>
          <w:r w:rsidRPr="00DF25CA">
            <w:t>(Yasar Sattar, 2021)</w:t>
          </w:r>
          <w:r w:rsidRPr="00DF25CA">
            <w:fldChar w:fldCharType="end"/>
          </w:r>
        </w:sdtContent>
      </w:sdt>
      <w:r w:rsidRPr="00DF25CA">
        <w:t>.</w:t>
      </w:r>
    </w:p>
    <w:p w14:paraId="640A5857" w14:textId="77777777" w:rsidR="00267805" w:rsidRPr="00DF25CA" w:rsidRDefault="00267805" w:rsidP="00267805">
      <w:pPr>
        <w:jc w:val="both"/>
      </w:pPr>
      <w:r w:rsidRPr="00DF25CA">
        <w:t xml:space="preserve">Several parameters can be derived from ECG as heart rate (HR) and ST segment. HR changes might have relationship with hypnotic and analgesic effect </w:t>
      </w:r>
      <w:sdt>
        <w:sdtPr>
          <w:id w:val="-1155596256"/>
          <w:citation/>
        </w:sdtPr>
        <w:sdtContent>
          <w:r w:rsidRPr="00DF25CA">
            <w:fldChar w:fldCharType="begin"/>
          </w:r>
          <w:r w:rsidRPr="00DF25CA">
            <w:instrText xml:space="preserve">CITATION Mat09 \p 91-96 \l 3082 </w:instrText>
          </w:r>
          <w:r w:rsidRPr="00DF25CA">
            <w:fldChar w:fldCharType="separate"/>
          </w:r>
          <w:r w:rsidRPr="00DF25CA">
            <w:t>(Jeanne, 2009, págs. 91-96)</w:t>
          </w:r>
          <w:r w:rsidRPr="00DF25CA">
            <w:fldChar w:fldCharType="end"/>
          </w:r>
        </w:sdtContent>
      </w:sdt>
      <w:r w:rsidRPr="00DF25CA">
        <w:t xml:space="preserve">. It is generally desirable to maintain HR between 40 and 100 beats per minute during an intervention. </w:t>
      </w:r>
    </w:p>
    <w:p w14:paraId="7BEBF0A5" w14:textId="77777777" w:rsidR="00267805" w:rsidRPr="00DF25CA" w:rsidRDefault="00267805" w:rsidP="00267805">
      <w:pPr>
        <w:spacing w:before="100" w:beforeAutospacing="1" w:after="100" w:afterAutospacing="1"/>
        <w:jc w:val="both"/>
        <w:rPr>
          <w:rFonts w:ascii="NimbusSanL" w:hAnsi="NimbusSanL"/>
          <w:b/>
          <w:bCs/>
          <w:sz w:val="22"/>
          <w:szCs w:val="22"/>
        </w:rPr>
      </w:pPr>
      <w:commentRangeStart w:id="217"/>
      <w:r w:rsidRPr="00DF25CA">
        <w:rPr>
          <w:rFonts w:ascii="NimbusSanL" w:hAnsi="NimbusSanL"/>
          <w:b/>
          <w:bCs/>
          <w:sz w:val="22"/>
          <w:szCs w:val="22"/>
        </w:rPr>
        <w:t xml:space="preserve">Arterial blood pressure </w:t>
      </w:r>
      <w:commentRangeEnd w:id="217"/>
      <w:r>
        <w:rPr>
          <w:rStyle w:val="CommentReference"/>
        </w:rPr>
        <w:commentReference w:id="217"/>
      </w:r>
    </w:p>
    <w:p w14:paraId="257BF17D" w14:textId="77777777" w:rsidR="00267805" w:rsidRPr="00DF25CA" w:rsidRDefault="00267805" w:rsidP="00267805">
      <w:pPr>
        <w:jc w:val="both"/>
      </w:pPr>
      <w:r w:rsidRPr="00DF25CA">
        <w:t xml:space="preserve">Arterial blood pressure can be measured invasively for accurate results, throughout the use of an arterial catheter with a pressure transducer attached to the end. This invasive approach is usually introduced in the radial arteria. On the other hand, non-invasive arterial blood pressure </w:t>
      </w:r>
      <w:r w:rsidRPr="00DF25CA">
        <w:lastRenderedPageBreak/>
        <w:t xml:space="preserve">(NIBP), which is the usual approach unless specific indications are met, is measured with an automated oscillatory cuff every </w:t>
      </w:r>
      <w:commentRangeStart w:id="218"/>
      <w:r w:rsidRPr="00DF25CA">
        <w:t xml:space="preserve">... </w:t>
      </w:r>
      <w:commentRangeEnd w:id="218"/>
      <w:r w:rsidRPr="00DF25CA">
        <w:commentReference w:id="218"/>
      </w:r>
      <w:r w:rsidRPr="00DF25CA">
        <w:t xml:space="preserve">seconds </w:t>
      </w:r>
      <w:sdt>
        <w:sdtPr>
          <w:id w:val="828641509"/>
          <w:citation/>
        </w:sdtPr>
        <w:sdtContent>
          <w:r w:rsidRPr="00DF25CA">
            <w:fldChar w:fldCharType="begin"/>
          </w:r>
          <w:r w:rsidRPr="00DF25CA">
            <w:instrText xml:space="preserve">CITATION Gbe10 \p 571-586 \l 3082 </w:instrText>
          </w:r>
          <w:r w:rsidRPr="00DF25CA">
            <w:fldChar w:fldCharType="separate"/>
          </w:r>
          <w:r w:rsidRPr="00DF25CA">
            <w:t>(Gbenga Ogedegbe, 2010, págs. 571-586)</w:t>
          </w:r>
          <w:r w:rsidRPr="00DF25CA">
            <w:fldChar w:fldCharType="end"/>
          </w:r>
        </w:sdtContent>
      </w:sdt>
      <w:r w:rsidRPr="00DF25CA">
        <w:t xml:space="preserve">. </w:t>
      </w:r>
      <w:commentRangeStart w:id="219"/>
    </w:p>
    <w:p w14:paraId="1EEC1284" w14:textId="77777777" w:rsidR="00267805" w:rsidRPr="00DF25CA" w:rsidRDefault="00267805" w:rsidP="00267805">
      <w:pPr>
        <w:jc w:val="both"/>
      </w:pPr>
      <w:r w:rsidRPr="00DF25CA">
        <w:t>It is desirable to keep mean NIBP above 60mmHg and systolic NIBP and diastolic NIBP below 140 and 90mmHg, and there are drugs available to modulate the NIBP of the patient.</w:t>
      </w:r>
      <w:commentRangeEnd w:id="219"/>
      <w:r w:rsidRPr="00DF25CA">
        <w:commentReference w:id="219"/>
      </w:r>
    </w:p>
    <w:p w14:paraId="618F1E14" w14:textId="77777777" w:rsidR="00267805" w:rsidRPr="00DF25CA" w:rsidRDefault="00267805" w:rsidP="00267805">
      <w:pPr>
        <w:spacing w:before="100" w:beforeAutospacing="1" w:after="100" w:afterAutospacing="1"/>
        <w:jc w:val="both"/>
      </w:pPr>
      <w:r w:rsidRPr="00DF25CA">
        <w:rPr>
          <w:rFonts w:ascii="NimbusSanL" w:hAnsi="NimbusSanL"/>
          <w:b/>
          <w:bCs/>
          <w:sz w:val="22"/>
          <w:szCs w:val="22"/>
        </w:rPr>
        <w:t xml:space="preserve">Pulse oximetry </w:t>
      </w:r>
    </w:p>
    <w:p w14:paraId="4A81D416" w14:textId="77777777" w:rsidR="00267805" w:rsidRPr="00DF25CA" w:rsidRDefault="00267805" w:rsidP="00267805">
      <w:pPr>
        <w:jc w:val="both"/>
      </w:pPr>
      <w:r w:rsidRPr="00DF25CA">
        <w:t xml:space="preserve">Pulse oximetry is a non-invasive method to measure the oxygen saturation in the blood by emitting light at specific wavelengths through tissue (most commonly the fingernail bed). Deoxygenated and oxygenated haemoglobin absorb light at different wavelengths (660 nm and 940 nm respectively), the absorbance at the characteristic wavelengths is then assessed to give a saturation value from 0 to 100% </w:t>
      </w:r>
      <w:sdt>
        <w:sdtPr>
          <w:id w:val="-1749643917"/>
          <w:citation/>
        </w:sdtPr>
        <w:sdtContent>
          <w:r w:rsidRPr="00DF25CA">
            <w:fldChar w:fldCharType="begin"/>
          </w:r>
          <w:r w:rsidRPr="00DF25CA">
            <w:instrText xml:space="preserve">CITATION Kla \l 3082 </w:instrText>
          </w:r>
          <w:r w:rsidRPr="00DF25CA">
            <w:fldChar w:fldCharType="separate"/>
          </w:r>
          <w:r w:rsidRPr="00DF25CA">
            <w:t>(Torp, Modi, &amp; Simon., 2021)</w:t>
          </w:r>
          <w:r w:rsidRPr="00DF25CA">
            <w:fldChar w:fldCharType="end"/>
          </w:r>
        </w:sdtContent>
      </w:sdt>
      <w:r w:rsidRPr="00DF25CA">
        <w:t>.</w:t>
      </w:r>
    </w:p>
    <w:p w14:paraId="71B21C44" w14:textId="77777777" w:rsidR="00267805" w:rsidRPr="00DF25CA" w:rsidRDefault="00267805" w:rsidP="00267805">
      <w:pPr>
        <w:spacing w:before="100" w:beforeAutospacing="1" w:after="100" w:afterAutospacing="1"/>
        <w:jc w:val="both"/>
        <w:rPr>
          <w:rFonts w:ascii="NimbusSanL" w:hAnsi="NimbusSanL"/>
          <w:b/>
          <w:bCs/>
          <w:sz w:val="22"/>
          <w:szCs w:val="22"/>
        </w:rPr>
      </w:pPr>
      <w:r w:rsidRPr="00DF25CA">
        <w:rPr>
          <w:rFonts w:ascii="NimbusSanL" w:hAnsi="NimbusSanL"/>
          <w:b/>
          <w:bCs/>
          <w:sz w:val="22"/>
          <w:szCs w:val="22"/>
        </w:rPr>
        <w:t xml:space="preserve">Capnography </w:t>
      </w:r>
    </w:p>
    <w:p w14:paraId="58F35975" w14:textId="77777777" w:rsidR="00267805" w:rsidRPr="00DF25CA" w:rsidRDefault="00267805" w:rsidP="00267805">
      <w:pPr>
        <w:jc w:val="both"/>
      </w:pPr>
      <w:r w:rsidRPr="00DF25CA">
        <w:t xml:space="preserve">Capnography is the monitoring of the concentration or partial pressure of carbon dioxide (CO2) in the respiratory gases. During general anaesthesia the patient is intubated, and capnography shows the effectiveness of CO2 elimination through the lungs into the anaesthesia equipment. It is therefore useful to assess the correct intubation of the patient. Indirectly, it monitors the production of CO2 by tissues and the circulatory transport to the lungs </w:t>
      </w:r>
      <w:sdt>
        <w:sdtPr>
          <w:id w:val="-1764138593"/>
          <w:citation/>
        </w:sdtPr>
        <w:sdtContent>
          <w:r w:rsidRPr="00DF25CA">
            <w:fldChar w:fldCharType="begin"/>
          </w:r>
          <w:r w:rsidRPr="00DF25CA">
            <w:instrText xml:space="preserve">CITATION Niran \l 3082 </w:instrText>
          </w:r>
          <w:r w:rsidRPr="00DF25CA">
            <w:fldChar w:fldCharType="separate"/>
          </w:r>
          <w:r w:rsidRPr="00DF25CA">
            <w:t>(Pandya &amp; Sharma., 2021)</w:t>
          </w:r>
          <w:r w:rsidRPr="00DF25CA">
            <w:fldChar w:fldCharType="end"/>
          </w:r>
        </w:sdtContent>
      </w:sdt>
      <w:r w:rsidRPr="00DF25CA">
        <w:t xml:space="preserve">. </w:t>
      </w:r>
    </w:p>
    <w:p w14:paraId="0ABBC7FB" w14:textId="77777777" w:rsidR="00267805" w:rsidRPr="00DF25CA" w:rsidRDefault="00267805" w:rsidP="00267805">
      <w:pPr>
        <w:jc w:val="both"/>
      </w:pPr>
    </w:p>
    <w:p w14:paraId="60F39FEE" w14:textId="77777777" w:rsidR="00267805" w:rsidRPr="00DF25CA" w:rsidRDefault="00267805" w:rsidP="00267805">
      <w:pPr>
        <w:pStyle w:val="Heading4"/>
        <w:numPr>
          <w:ilvl w:val="3"/>
          <w:numId w:val="12"/>
        </w:numPr>
      </w:pPr>
      <w:bookmarkStart w:id="220" w:name="_Toc93057765"/>
      <w:r w:rsidRPr="00DF25CA">
        <w:t>Advanced monitoring systems</w:t>
      </w:r>
      <w:bookmarkEnd w:id="220"/>
      <w:r w:rsidRPr="00DF25CA">
        <w:t xml:space="preserve"> </w:t>
      </w:r>
    </w:p>
    <w:p w14:paraId="7D4B4CB1" w14:textId="77777777" w:rsidR="00267805" w:rsidRPr="00DF25CA" w:rsidRDefault="00267805" w:rsidP="00267805">
      <w:pPr>
        <w:pStyle w:val="Heading5"/>
        <w:numPr>
          <w:ilvl w:val="4"/>
          <w:numId w:val="12"/>
        </w:numPr>
      </w:pPr>
      <w:r w:rsidRPr="00DF25CA">
        <w:t xml:space="preserve">Electroencephalogram </w:t>
      </w:r>
    </w:p>
    <w:p w14:paraId="4CCA1D55" w14:textId="77777777" w:rsidR="00267805" w:rsidRPr="00DF25CA" w:rsidRDefault="00267805" w:rsidP="00267805">
      <w:pPr>
        <w:spacing w:before="100" w:beforeAutospacing="1" w:after="100" w:afterAutospacing="1"/>
        <w:jc w:val="both"/>
        <w:rPr>
          <w:rFonts w:ascii="NimbusSanL" w:hAnsi="NimbusSanL"/>
          <w:sz w:val="22"/>
          <w:szCs w:val="22"/>
        </w:rPr>
      </w:pPr>
      <w:r w:rsidRPr="00DF25CA">
        <w:rPr>
          <w:rFonts w:ascii="NimbusSanL" w:hAnsi="NimbusSanL"/>
          <w:sz w:val="22"/>
          <w:szCs w:val="22"/>
        </w:rPr>
        <w:t xml:space="preserve">EEG is </w:t>
      </w:r>
      <w:ins w:id="221" w:author="Pedro Gambus" w:date="2022-01-17T10:39:00Z">
        <w:r>
          <w:rPr>
            <w:rFonts w:ascii="NimbusSanL" w:hAnsi="NimbusSanL"/>
            <w:sz w:val="22"/>
            <w:szCs w:val="22"/>
          </w:rPr>
          <w:t xml:space="preserve">the recording of electric activity of the pyramidal neurons of the </w:t>
        </w:r>
      </w:ins>
      <w:ins w:id="222" w:author="Pedro Gambus" w:date="2022-01-17T10:40:00Z">
        <w:r>
          <w:rPr>
            <w:rFonts w:ascii="NimbusSanL" w:hAnsi="NimbusSanL"/>
            <w:sz w:val="22"/>
            <w:szCs w:val="22"/>
          </w:rPr>
          <w:t xml:space="preserve">brain cortex. It can be shown as </w:t>
        </w:r>
      </w:ins>
      <w:r w:rsidRPr="00DF25CA">
        <w:rPr>
          <w:rFonts w:ascii="NimbusSanL" w:hAnsi="NimbusSanL"/>
          <w:sz w:val="22"/>
          <w:szCs w:val="22"/>
        </w:rPr>
        <w:t xml:space="preserve">a </w:t>
      </w:r>
      <w:ins w:id="223" w:author="Pedro Gambus" w:date="2022-01-17T10:40:00Z">
        <w:r>
          <w:rPr>
            <w:rFonts w:ascii="NimbusSanL" w:hAnsi="NimbusSanL"/>
            <w:sz w:val="22"/>
            <w:szCs w:val="22"/>
          </w:rPr>
          <w:t xml:space="preserve">continuous </w:t>
        </w:r>
      </w:ins>
      <w:r w:rsidRPr="00DF25CA">
        <w:rPr>
          <w:rFonts w:ascii="NimbusSanL" w:hAnsi="NimbusSanL"/>
          <w:sz w:val="22"/>
          <w:szCs w:val="22"/>
        </w:rPr>
        <w:t>graph of voltage against time</w:t>
      </w:r>
      <w:del w:id="224" w:author="Pedro Gambus" w:date="2022-01-17T10:40:00Z">
        <w:r w:rsidRPr="00DF25CA" w:rsidDel="00C552E9">
          <w:rPr>
            <w:rFonts w:ascii="NimbusSanL" w:hAnsi="NimbusSanL"/>
            <w:sz w:val="22"/>
            <w:szCs w:val="22"/>
          </w:rPr>
          <w:delText xml:space="preserve"> of the electrical voltage present at the locations of the head where the electrodes are placed</w:delText>
        </w:r>
      </w:del>
      <w:r w:rsidRPr="00DF25CA">
        <w:rPr>
          <w:rFonts w:ascii="NimbusSanL" w:hAnsi="NimbusSanL"/>
          <w:sz w:val="22"/>
          <w:szCs w:val="22"/>
        </w:rPr>
        <w:t xml:space="preserve">. </w:t>
      </w:r>
      <w:ins w:id="225" w:author="Pedro Gambus" w:date="2022-01-17T10:40:00Z">
        <w:r>
          <w:rPr>
            <w:rFonts w:ascii="NimbusSanL" w:hAnsi="NimbusSanL"/>
            <w:sz w:val="22"/>
            <w:szCs w:val="22"/>
          </w:rPr>
          <w:t>The electric activity recorded corresponds to the ana</w:t>
        </w:r>
      </w:ins>
      <w:ins w:id="226" w:author="Pedro Gambus" w:date="2022-01-17T10:41:00Z">
        <w:r>
          <w:rPr>
            <w:rFonts w:ascii="NimbusSanL" w:hAnsi="NimbusSanL"/>
            <w:sz w:val="22"/>
            <w:szCs w:val="22"/>
          </w:rPr>
          <w:t>tomical cortical area where electrodes have been located. It is a contouous non-invasive measure of brain activity. It consistently reflects the changes induced by anesthetic drugs</w:t>
        </w:r>
      </w:ins>
      <w:ins w:id="227" w:author="Pedro Gambus" w:date="2022-01-17T10:42:00Z">
        <w:r>
          <w:rPr>
            <w:rFonts w:ascii="NimbusSanL" w:hAnsi="NimbusSanL"/>
            <w:sz w:val="22"/>
            <w:szCs w:val="22"/>
          </w:rPr>
          <w:t>.</w:t>
        </w:r>
      </w:ins>
      <w:ins w:id="228" w:author="Pedro Gambus" w:date="2022-01-17T10:41:00Z">
        <w:r>
          <w:rPr>
            <w:rFonts w:ascii="NimbusSanL" w:hAnsi="NimbusSanL"/>
            <w:sz w:val="22"/>
            <w:szCs w:val="22"/>
          </w:rPr>
          <w:t xml:space="preserve"> </w:t>
        </w:r>
      </w:ins>
      <w:del w:id="229" w:author="Pedro Gambus" w:date="2022-01-17T10:42:00Z">
        <w:r w:rsidRPr="00DF25CA" w:rsidDel="00E93182">
          <w:rPr>
            <w:rFonts w:ascii="NimbusSanL" w:hAnsi="NimbusSanL"/>
            <w:sz w:val="22"/>
            <w:szCs w:val="22"/>
          </w:rPr>
          <w:delText>Normally, EEG is assessed through superficial electrode placing, therefore obtaining information mainly from the cortical area of the brain, and</w:delText>
        </w:r>
      </w:del>
      <w:ins w:id="230" w:author="Pedro Gambus" w:date="2022-01-17T10:42:00Z">
        <w:r>
          <w:rPr>
            <w:rFonts w:ascii="NimbusSanL" w:hAnsi="NimbusSanL"/>
            <w:sz w:val="22"/>
            <w:szCs w:val="22"/>
          </w:rPr>
          <w:t>It might</w:t>
        </w:r>
      </w:ins>
      <w:r w:rsidRPr="00DF25CA">
        <w:rPr>
          <w:rFonts w:ascii="NimbusSanL" w:hAnsi="NimbusSanL"/>
          <w:sz w:val="22"/>
          <w:szCs w:val="22"/>
        </w:rPr>
        <w:t xml:space="preserve"> indirectly </w:t>
      </w:r>
      <w:ins w:id="231" w:author="Pedro Gambus" w:date="2022-01-17T10:42:00Z">
        <w:r>
          <w:rPr>
            <w:rFonts w:ascii="NimbusSanL" w:hAnsi="NimbusSanL"/>
            <w:sz w:val="22"/>
            <w:szCs w:val="22"/>
          </w:rPr>
          <w:t xml:space="preserve">reflect activity </w:t>
        </w:r>
      </w:ins>
      <w:r w:rsidRPr="00DF25CA">
        <w:rPr>
          <w:rFonts w:ascii="NimbusSanL" w:hAnsi="NimbusSanL"/>
          <w:sz w:val="22"/>
          <w:szCs w:val="22"/>
        </w:rPr>
        <w:t xml:space="preserve">from subcortical regions due to their straight electrical interaction </w:t>
      </w:r>
      <w:sdt>
        <w:sdtPr>
          <w:rPr>
            <w:rFonts w:ascii="NimbusSanL" w:hAnsi="NimbusSanL"/>
            <w:sz w:val="22"/>
            <w:szCs w:val="22"/>
          </w:rPr>
          <w:id w:val="652333924"/>
          <w:citation/>
        </w:sdtPr>
        <w:sdtContent>
          <w:r w:rsidRPr="00DF25CA">
            <w:rPr>
              <w:rFonts w:ascii="NimbusSanL" w:hAnsi="NimbusSanL"/>
              <w:sz w:val="22"/>
              <w:szCs w:val="22"/>
            </w:rPr>
            <w:fldChar w:fldCharType="begin"/>
          </w:r>
          <w:r w:rsidRPr="00DF25CA">
            <w:rPr>
              <w:sz w:val="22"/>
              <w:szCs w:val="22"/>
            </w:rPr>
            <w:instrText xml:space="preserve">CITATION Pat151 \p 937-960 \t  \l 3082 </w:instrText>
          </w:r>
          <w:r w:rsidRPr="00DF25CA">
            <w:rPr>
              <w:rFonts w:ascii="NimbusSanL" w:hAnsi="NimbusSanL"/>
              <w:sz w:val="22"/>
              <w:szCs w:val="22"/>
            </w:rPr>
            <w:fldChar w:fldCharType="separate"/>
          </w:r>
          <w:r w:rsidRPr="00DF25CA">
            <w:rPr>
              <w:noProof/>
              <w:sz w:val="22"/>
              <w:szCs w:val="22"/>
            </w:rPr>
            <w:t>(Patrick L. Purdon, 2015, págs. 937-960)</w:t>
          </w:r>
          <w:r w:rsidRPr="00DF25CA">
            <w:rPr>
              <w:rFonts w:ascii="NimbusSanL" w:hAnsi="NimbusSanL"/>
              <w:sz w:val="22"/>
              <w:szCs w:val="22"/>
            </w:rPr>
            <w:fldChar w:fldCharType="end"/>
          </w:r>
        </w:sdtContent>
      </w:sdt>
      <w:r w:rsidRPr="00DF25CA">
        <w:rPr>
          <w:rFonts w:ascii="NimbusSanL" w:hAnsi="NimbusSanL"/>
          <w:sz w:val="22"/>
          <w:szCs w:val="22"/>
        </w:rPr>
        <w:t xml:space="preserve">. </w:t>
      </w:r>
      <w:ins w:id="232" w:author="Pedro Gambus" w:date="2022-01-17T10:42:00Z">
        <w:r>
          <w:rPr>
            <w:rFonts w:ascii="NimbusSanL" w:hAnsi="NimbusSanL"/>
            <w:sz w:val="22"/>
            <w:szCs w:val="22"/>
          </w:rPr>
          <w:t xml:space="preserve">Several amthematical approaches have been proposed and used to analyze the complexity of EEG. </w:t>
        </w:r>
      </w:ins>
      <w:del w:id="233" w:author="Pedro Gambus" w:date="2022-01-17T10:43:00Z">
        <w:r w:rsidRPr="00DF25CA" w:rsidDel="00E93182">
          <w:rPr>
            <w:rFonts w:ascii="NimbusSanL" w:hAnsi="NimbusSanL"/>
            <w:sz w:val="22"/>
            <w:szCs w:val="22"/>
          </w:rPr>
          <w:delText xml:space="preserve">By applying a </w:delText>
        </w:r>
      </w:del>
      <w:r w:rsidRPr="00DF25CA">
        <w:rPr>
          <w:rFonts w:ascii="NimbusSanL" w:hAnsi="NimbusSanL"/>
          <w:sz w:val="22"/>
          <w:szCs w:val="22"/>
        </w:rPr>
        <w:t xml:space="preserve">Fourier </w:t>
      </w:r>
      <w:ins w:id="234" w:author="Pedro Gambus" w:date="2022-01-17T10:43:00Z">
        <w:r>
          <w:rPr>
            <w:rFonts w:ascii="NimbusSanL" w:hAnsi="NimbusSanL"/>
            <w:sz w:val="22"/>
            <w:szCs w:val="22"/>
          </w:rPr>
          <w:t xml:space="preserve">analysis performed through the so called Fast Fourier </w:t>
        </w:r>
      </w:ins>
      <w:del w:id="235" w:author="Pedro Gambus" w:date="2022-01-17T10:43:00Z">
        <w:r w:rsidRPr="00DF25CA" w:rsidDel="00E93182">
          <w:rPr>
            <w:rFonts w:ascii="NimbusSanL" w:hAnsi="NimbusSanL"/>
            <w:sz w:val="22"/>
            <w:szCs w:val="22"/>
          </w:rPr>
          <w:delText xml:space="preserve">transform </w:delText>
        </w:r>
      </w:del>
      <w:ins w:id="236" w:author="Pedro Gambus" w:date="2022-01-17T10:43:00Z">
        <w:r>
          <w:rPr>
            <w:rFonts w:ascii="NimbusSanL" w:hAnsi="NimbusSanL"/>
            <w:sz w:val="22"/>
            <w:szCs w:val="22"/>
          </w:rPr>
          <w:t>T</w:t>
        </w:r>
        <w:r w:rsidRPr="00DF25CA">
          <w:rPr>
            <w:rFonts w:ascii="NimbusSanL" w:hAnsi="NimbusSanL"/>
            <w:sz w:val="22"/>
            <w:szCs w:val="22"/>
          </w:rPr>
          <w:t xml:space="preserve">ransform </w:t>
        </w:r>
      </w:ins>
      <w:r w:rsidRPr="00DF25CA">
        <w:rPr>
          <w:rFonts w:ascii="NimbusSanL" w:hAnsi="NimbusSanL"/>
          <w:sz w:val="22"/>
          <w:szCs w:val="22"/>
        </w:rPr>
        <w:t>algorithm to the EEG the signal</w:t>
      </w:r>
      <w:ins w:id="237" w:author="Pedro Gambus" w:date="2022-01-17T10:43:00Z">
        <w:r>
          <w:rPr>
            <w:rFonts w:ascii="NimbusSanL" w:hAnsi="NimbusSanL"/>
            <w:sz w:val="22"/>
            <w:szCs w:val="22"/>
          </w:rPr>
          <w:t xml:space="preserve"> allows to quantitate activity in the</w:t>
        </w:r>
      </w:ins>
      <w:ins w:id="238" w:author="Pedro Gambus" w:date="2022-01-17T10:44:00Z">
        <w:r>
          <w:rPr>
            <w:rFonts w:ascii="NimbusSanL" w:hAnsi="NimbusSanL"/>
            <w:sz w:val="22"/>
            <w:szCs w:val="22"/>
          </w:rPr>
          <w:t xml:space="preserve"> frequency domain</w:t>
        </w:r>
      </w:ins>
      <w:del w:id="239" w:author="Pedro Gambus" w:date="2022-01-17T10:44:00Z">
        <w:r w:rsidRPr="00DF25CA" w:rsidDel="00E93182">
          <w:rPr>
            <w:rFonts w:ascii="NimbusSanL" w:hAnsi="NimbusSanL"/>
            <w:sz w:val="22"/>
            <w:szCs w:val="22"/>
          </w:rPr>
          <w:delText xml:space="preserve"> the signal in its frequency domain is obtained</w:delText>
        </w:r>
      </w:del>
      <w:r w:rsidRPr="00DF25CA">
        <w:rPr>
          <w:rFonts w:ascii="NimbusSanL" w:hAnsi="NimbusSanL"/>
          <w:sz w:val="22"/>
          <w:szCs w:val="22"/>
        </w:rPr>
        <w:t xml:space="preserve"> </w:t>
      </w:r>
      <w:sdt>
        <w:sdtPr>
          <w:rPr>
            <w:rFonts w:ascii="NimbusSanL" w:hAnsi="NimbusSanL"/>
            <w:sz w:val="22"/>
            <w:szCs w:val="22"/>
          </w:rPr>
          <w:id w:val="1405262880"/>
          <w:citation/>
        </w:sdtPr>
        <w:sdtContent>
          <w:r w:rsidRPr="00DF25CA">
            <w:rPr>
              <w:rFonts w:ascii="NimbusSanL" w:hAnsi="NimbusSanL"/>
              <w:sz w:val="22"/>
              <w:szCs w:val="22"/>
            </w:rPr>
            <w:fldChar w:fldCharType="begin"/>
          </w:r>
          <w:r w:rsidRPr="00DF25CA">
            <w:rPr>
              <w:sz w:val="22"/>
              <w:szCs w:val="22"/>
            </w:rPr>
            <w:instrText xml:space="preserve"> CITATION Maa03 \l 3082 </w:instrText>
          </w:r>
          <w:r w:rsidRPr="00DF25CA">
            <w:rPr>
              <w:rFonts w:ascii="NimbusSanL" w:hAnsi="NimbusSanL"/>
              <w:sz w:val="22"/>
              <w:szCs w:val="22"/>
            </w:rPr>
            <w:fldChar w:fldCharType="separate"/>
          </w:r>
          <w:r w:rsidRPr="00DF25CA">
            <w:rPr>
              <w:noProof/>
              <w:sz w:val="22"/>
              <w:szCs w:val="22"/>
            </w:rPr>
            <w:t>(Shaker, 2003)</w:t>
          </w:r>
          <w:r w:rsidRPr="00DF25CA">
            <w:rPr>
              <w:rFonts w:ascii="NimbusSanL" w:hAnsi="NimbusSanL"/>
              <w:sz w:val="22"/>
              <w:szCs w:val="22"/>
            </w:rPr>
            <w:fldChar w:fldCharType="end"/>
          </w:r>
        </w:sdtContent>
      </w:sdt>
      <w:r w:rsidRPr="00DF25CA">
        <w:rPr>
          <w:rFonts w:ascii="NimbusSanL" w:hAnsi="NimbusSanL"/>
          <w:sz w:val="22"/>
          <w:szCs w:val="22"/>
        </w:rPr>
        <w:t xml:space="preserve">. </w:t>
      </w:r>
    </w:p>
    <w:p w14:paraId="00D4299D" w14:textId="77777777" w:rsidR="00267805" w:rsidRPr="00DF25CA" w:rsidRDefault="00267805" w:rsidP="00267805">
      <w:pPr>
        <w:spacing w:before="100" w:beforeAutospacing="1" w:after="100" w:afterAutospacing="1"/>
        <w:jc w:val="both"/>
        <w:rPr>
          <w:rFonts w:ascii="NimbusSanL" w:hAnsi="NimbusSanL"/>
          <w:sz w:val="22"/>
          <w:szCs w:val="22"/>
        </w:rPr>
      </w:pPr>
      <w:r w:rsidRPr="00DF25CA">
        <w:rPr>
          <w:rFonts w:ascii="NimbusSanL" w:hAnsi="NimbusSanL"/>
          <w:noProof/>
          <w:sz w:val="22"/>
          <w:szCs w:val="22"/>
        </w:rPr>
        <w:lastRenderedPageBreak/>
        <w:drawing>
          <wp:anchor distT="0" distB="0" distL="114300" distR="114300" simplePos="0" relativeHeight="251659264" behindDoc="1" locked="0" layoutInCell="1" allowOverlap="1" wp14:anchorId="1C6225C8" wp14:editId="7C5022AC">
            <wp:simplePos x="0" y="0"/>
            <wp:positionH relativeFrom="column">
              <wp:posOffset>2358390</wp:posOffset>
            </wp:positionH>
            <wp:positionV relativeFrom="paragraph">
              <wp:posOffset>240030</wp:posOffset>
            </wp:positionV>
            <wp:extent cx="3345815" cy="4608830"/>
            <wp:effectExtent l="0" t="0" r="0" b="1270"/>
            <wp:wrapTight wrapText="bothSides">
              <wp:wrapPolygon edited="0">
                <wp:start x="0" y="0"/>
                <wp:lineTo x="0" y="21546"/>
                <wp:lineTo x="21481" y="21546"/>
                <wp:lineTo x="21481" y="0"/>
                <wp:lineTo x="0" y="0"/>
              </wp:wrapPolygon>
            </wp:wrapTight>
            <wp:docPr id="11" name="Picture 11" descr="A picture containing text, outdoor, sky,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outdoor, sky, documen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45815" cy="4608830"/>
                    </a:xfrm>
                    <a:prstGeom prst="rect">
                      <a:avLst/>
                    </a:prstGeom>
                  </pic:spPr>
                </pic:pic>
              </a:graphicData>
            </a:graphic>
            <wp14:sizeRelH relativeFrom="page">
              <wp14:pctWidth>0</wp14:pctWidth>
            </wp14:sizeRelH>
            <wp14:sizeRelV relativeFrom="page">
              <wp14:pctHeight>0</wp14:pctHeight>
            </wp14:sizeRelV>
          </wp:anchor>
        </w:drawing>
      </w:r>
      <w:r w:rsidRPr="00DF25CA">
        <w:rPr>
          <w:rFonts w:ascii="NimbusSanL" w:hAnsi="NimbusSanL"/>
          <w:sz w:val="22"/>
          <w:szCs w:val="22"/>
        </w:rPr>
        <w:t xml:space="preserve">Many of the changes that occur in the brain with changes in consciousness states of the patients can be readily observed in unprocessed </w:t>
      </w:r>
      <w:ins w:id="240" w:author="Pedro Gambus" w:date="2022-01-17T10:44:00Z">
        <w:r>
          <w:rPr>
            <w:rFonts w:ascii="NimbusSanL" w:hAnsi="NimbusSanL"/>
            <w:sz w:val="22"/>
            <w:szCs w:val="22"/>
          </w:rPr>
          <w:t>EEG</w:t>
        </w:r>
      </w:ins>
      <w:del w:id="241" w:author="Pedro Gambus" w:date="2022-01-17T10:44:00Z">
        <w:r w:rsidRPr="00DF25CA" w:rsidDel="00E93182">
          <w:rPr>
            <w:rFonts w:ascii="NimbusSanL" w:hAnsi="NimbusSanL"/>
            <w:sz w:val="22"/>
            <w:szCs w:val="22"/>
          </w:rPr>
          <w:delText>electroencephalogram</w:delText>
        </w:r>
      </w:del>
      <w:r w:rsidRPr="00DF25CA">
        <w:rPr>
          <w:rFonts w:ascii="NimbusSanL" w:hAnsi="NimbusSanL"/>
          <w:sz w:val="22"/>
          <w:szCs w:val="22"/>
        </w:rPr>
        <w:t xml:space="preserve"> recordings. Different behavioural and neurophysiological states induced by anaesthetics are associated with different</w:t>
      </w:r>
      <w:ins w:id="242" w:author="Pedro Gambus" w:date="2022-01-17T10:44:00Z">
        <w:r>
          <w:rPr>
            <w:rFonts w:ascii="NimbusSanL" w:hAnsi="NimbusSanL"/>
            <w:sz w:val="22"/>
            <w:szCs w:val="22"/>
          </w:rPr>
          <w:t xml:space="preserve"> EEG</w:t>
        </w:r>
      </w:ins>
      <w:del w:id="243" w:author="Pedro Gambus" w:date="2022-01-17T10:44:00Z">
        <w:r w:rsidRPr="00DF25CA" w:rsidDel="00E93182">
          <w:rPr>
            <w:rFonts w:ascii="NimbusSanL" w:hAnsi="NimbusSanL"/>
            <w:sz w:val="22"/>
            <w:szCs w:val="22"/>
          </w:rPr>
          <w:delText xml:space="preserve"> electroencephalogram</w:delText>
        </w:r>
      </w:del>
      <w:r w:rsidRPr="00DF25CA">
        <w:rPr>
          <w:rFonts w:ascii="NimbusSanL" w:hAnsi="NimbusSanL"/>
          <w:sz w:val="22"/>
          <w:szCs w:val="22"/>
        </w:rPr>
        <w:t xml:space="preserve"> waveforms. For example, </w:t>
      </w:r>
      <w:ins w:id="244" w:author="Pedro Gambus" w:date="2022-01-17T10:44:00Z">
        <w:r>
          <w:rPr>
            <w:rFonts w:ascii="NimbusSanL" w:hAnsi="NimbusSanL"/>
            <w:sz w:val="22"/>
            <w:szCs w:val="22"/>
          </w:rPr>
          <w:t xml:space="preserve">the </w:t>
        </w:r>
      </w:ins>
      <w:r w:rsidRPr="00DF25CA">
        <w:rPr>
          <w:rFonts w:ascii="NimbusSanL" w:hAnsi="NimbusSanL"/>
          <w:sz w:val="22"/>
          <w:szCs w:val="22"/>
        </w:rPr>
        <w:t xml:space="preserve">figure below shows the </w:t>
      </w:r>
      <w:del w:id="245" w:author="Pedro Gambus" w:date="2022-01-17T10:45:00Z">
        <w:r w:rsidRPr="00DF25CA" w:rsidDel="00E93182">
          <w:rPr>
            <w:rFonts w:ascii="NimbusSanL" w:hAnsi="NimbusSanL"/>
            <w:sz w:val="22"/>
            <w:szCs w:val="22"/>
          </w:rPr>
          <w:delText xml:space="preserve">electroencephalogram </w:delText>
        </w:r>
      </w:del>
      <w:ins w:id="246" w:author="Pedro Gambus" w:date="2022-01-17T10:45:00Z">
        <w:r>
          <w:rPr>
            <w:rFonts w:ascii="NimbusSanL" w:hAnsi="NimbusSanL"/>
            <w:sz w:val="22"/>
            <w:szCs w:val="22"/>
          </w:rPr>
          <w:t>EEG</w:t>
        </w:r>
        <w:r w:rsidRPr="00DF25CA">
          <w:rPr>
            <w:rFonts w:ascii="NimbusSanL" w:hAnsi="NimbusSanL"/>
            <w:sz w:val="22"/>
            <w:szCs w:val="22"/>
          </w:rPr>
          <w:t xml:space="preserve"> </w:t>
        </w:r>
      </w:ins>
      <w:r w:rsidRPr="00DF25CA">
        <w:rPr>
          <w:rFonts w:ascii="NimbusSanL" w:hAnsi="NimbusSanL"/>
          <w:sz w:val="22"/>
          <w:szCs w:val="22"/>
        </w:rPr>
        <w:t xml:space="preserve">of the same patient in different states of propofol-induced sedation and unconsciousness </w:t>
      </w:r>
      <w:sdt>
        <w:sdtPr>
          <w:rPr>
            <w:rFonts w:ascii="NimbusSanL" w:hAnsi="NimbusSanL"/>
            <w:sz w:val="22"/>
            <w:szCs w:val="22"/>
          </w:rPr>
          <w:id w:val="1603304184"/>
          <w:citation/>
        </w:sdtPr>
        <w:sdtContent>
          <w:r w:rsidRPr="00DF25CA">
            <w:rPr>
              <w:rFonts w:ascii="NimbusSanL" w:hAnsi="NimbusSanL"/>
              <w:sz w:val="22"/>
              <w:szCs w:val="22"/>
            </w:rPr>
            <w:fldChar w:fldCharType="begin"/>
          </w:r>
          <w:r w:rsidRPr="00DF25CA">
            <w:rPr>
              <w:rFonts w:ascii="NimbusSanL" w:hAnsi="NimbusSanL"/>
              <w:sz w:val="22"/>
              <w:szCs w:val="22"/>
            </w:rPr>
            <w:instrText xml:space="preserve">CITATION Pat15 \p 937&amp;#8211;960 \l 3082 </w:instrText>
          </w:r>
          <w:r w:rsidRPr="00DF25CA">
            <w:rPr>
              <w:rFonts w:ascii="NimbusSanL" w:hAnsi="NimbusSanL"/>
              <w:sz w:val="22"/>
              <w:szCs w:val="22"/>
            </w:rPr>
            <w:fldChar w:fldCharType="separate"/>
          </w:r>
          <w:r w:rsidRPr="00DF25CA">
            <w:rPr>
              <w:rFonts w:ascii="NimbusSanL" w:hAnsi="NimbusSanL"/>
              <w:sz w:val="22"/>
              <w:szCs w:val="22"/>
            </w:rPr>
            <w:t xml:space="preserve"> (Patrick L. Purdon, 2015, págs. 937–960)</w:t>
          </w:r>
          <w:r w:rsidRPr="00DF25CA">
            <w:rPr>
              <w:rFonts w:ascii="NimbusSanL" w:hAnsi="NimbusSanL"/>
              <w:sz w:val="22"/>
              <w:szCs w:val="22"/>
            </w:rPr>
            <w:fldChar w:fldCharType="end"/>
          </w:r>
        </w:sdtContent>
      </w:sdt>
      <w:r w:rsidRPr="00DF25CA">
        <w:rPr>
          <w:rFonts w:ascii="NimbusSanL" w:hAnsi="NimbusSanL"/>
          <w:sz w:val="22"/>
          <w:szCs w:val="22"/>
        </w:rPr>
        <w:t>.</w:t>
      </w:r>
    </w:p>
    <w:p w14:paraId="664D1671" w14:textId="77777777" w:rsidR="00267805" w:rsidRPr="00DF25CA" w:rsidRDefault="00267805" w:rsidP="00267805">
      <w:pPr>
        <w:spacing w:before="100" w:beforeAutospacing="1" w:after="100" w:afterAutospacing="1"/>
        <w:jc w:val="both"/>
        <w:rPr>
          <w:rFonts w:ascii="NimbusSanL" w:hAnsi="NimbusSanL"/>
          <w:sz w:val="22"/>
          <w:szCs w:val="22"/>
        </w:rPr>
      </w:pPr>
      <w:r w:rsidRPr="00DF25CA">
        <w:rPr>
          <w:rFonts w:ascii="NimbusSanL" w:hAnsi="NimbusSanL"/>
          <w:sz w:val="22"/>
          <w:szCs w:val="22"/>
        </w:rPr>
        <w:t xml:space="preserve">EEG patterns in general anaesthesia are altered depending on the drugs used, the dose and duration of infusion, with significant variance between subjects. In general anaesthesia low frequency, high amplitude EEG profiles are enhanced as unconsciousness deepens </w:t>
      </w:r>
      <w:sdt>
        <w:sdtPr>
          <w:rPr>
            <w:rFonts w:ascii="Arial Narrow" w:hAnsi="Arial Narrow" w:cs="Arial"/>
            <w:color w:val="000000"/>
            <w:shd w:val="clear" w:color="auto" w:fill="FFFFFF"/>
          </w:rPr>
          <w:id w:val="235291784"/>
          <w:citation/>
        </w:sdtPr>
        <w:sdtContent>
          <w:r w:rsidRPr="00DF25CA">
            <w:rPr>
              <w:rFonts w:ascii="Arial Narrow" w:hAnsi="Arial Narrow" w:cs="Arial"/>
              <w:color w:val="000000"/>
              <w:shd w:val="clear" w:color="auto" w:fill="FFFFFF"/>
            </w:rPr>
            <w:fldChar w:fldCharType="begin"/>
          </w:r>
          <w:r w:rsidRPr="00DF25CA">
            <w:rPr>
              <w:rFonts w:ascii="Arial Narrow" w:hAnsi="Arial Narrow" w:cs="Arial"/>
              <w:color w:val="000000"/>
              <w:shd w:val="clear" w:color="auto" w:fill="FFFFFF"/>
            </w:rPr>
            <w:instrText xml:space="preserve"> CITATION Eme10 \l 3082 </w:instrText>
          </w:r>
          <w:r w:rsidRPr="00DF25CA">
            <w:rPr>
              <w:rFonts w:ascii="Arial Narrow" w:hAnsi="Arial Narrow" w:cs="Arial"/>
              <w:color w:val="000000"/>
              <w:shd w:val="clear" w:color="auto" w:fill="FFFFFF"/>
            </w:rPr>
            <w:fldChar w:fldCharType="separate"/>
          </w:r>
          <w:r w:rsidRPr="00DF25CA">
            <w:rPr>
              <w:rFonts w:ascii="Arial Narrow" w:hAnsi="Arial Narrow" w:cs="Arial"/>
              <w:noProof/>
              <w:color w:val="000000"/>
              <w:shd w:val="clear" w:color="auto" w:fill="FFFFFF"/>
            </w:rPr>
            <w:t>(Emery N. Brown, 2010)</w:t>
          </w:r>
          <w:r w:rsidRPr="00DF25CA">
            <w:rPr>
              <w:rFonts w:ascii="Arial Narrow" w:hAnsi="Arial Narrow" w:cs="Arial"/>
              <w:color w:val="000000"/>
              <w:shd w:val="clear" w:color="auto" w:fill="FFFFFF"/>
            </w:rPr>
            <w:fldChar w:fldCharType="end"/>
          </w:r>
        </w:sdtContent>
      </w:sdt>
      <w:r w:rsidRPr="00DF25CA">
        <w:rPr>
          <w:rFonts w:ascii="NimbusSanL" w:hAnsi="NimbusSanL"/>
          <w:sz w:val="22"/>
          <w:szCs w:val="22"/>
        </w:rPr>
        <w:t xml:space="preserve">. </w:t>
      </w:r>
    </w:p>
    <w:p w14:paraId="3662E5EA" w14:textId="77777777" w:rsidR="00267805" w:rsidRPr="00DF25CA" w:rsidRDefault="00267805" w:rsidP="00267805">
      <w:pPr>
        <w:spacing w:before="100" w:beforeAutospacing="1" w:after="100" w:afterAutospacing="1"/>
        <w:jc w:val="both"/>
      </w:pPr>
      <w:r w:rsidRPr="00DF25CA">
        <w:rPr>
          <w:noProof/>
        </w:rPr>
        <mc:AlternateContent>
          <mc:Choice Requires="wps">
            <w:drawing>
              <wp:anchor distT="0" distB="0" distL="114300" distR="114300" simplePos="0" relativeHeight="251660288" behindDoc="1" locked="0" layoutInCell="1" allowOverlap="1" wp14:anchorId="294F2974" wp14:editId="5CF6227A">
                <wp:simplePos x="0" y="0"/>
                <wp:positionH relativeFrom="column">
                  <wp:posOffset>2430145</wp:posOffset>
                </wp:positionH>
                <wp:positionV relativeFrom="paragraph">
                  <wp:posOffset>930506</wp:posOffset>
                </wp:positionV>
                <wp:extent cx="3238500" cy="635"/>
                <wp:effectExtent l="0" t="0" r="0" b="3810"/>
                <wp:wrapSquare wrapText="bothSides"/>
                <wp:docPr id="12" name="Text Box 12"/>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2C55E10F" w14:textId="77777777" w:rsidR="00267805" w:rsidRPr="00D0541E" w:rsidRDefault="00267805" w:rsidP="00267805">
                            <w:pPr>
                              <w:pStyle w:val="Caption"/>
                              <w:rPr>
                                <w:rFonts w:ascii="NimbusSanL" w:hAnsi="NimbusSanL"/>
                                <w:sz w:val="16"/>
                              </w:rPr>
                            </w:pPr>
                            <w:r w:rsidRPr="00BD16EC">
                              <w:rPr>
                                <w:lang w:val="en-US"/>
                                <w:rPrChange w:id="247" w:author="Pedro Gambus" w:date="2022-01-18T13:35:00Z">
                                  <w:rPr/>
                                </w:rPrChange>
                              </w:rPr>
                              <w:t xml:space="preserve">Figure </w:t>
                            </w:r>
                            <w:r>
                              <w:fldChar w:fldCharType="begin"/>
                            </w:r>
                            <w:r w:rsidRPr="00BD16EC">
                              <w:rPr>
                                <w:lang w:val="en-US"/>
                                <w:rPrChange w:id="248" w:author="Pedro Gambus" w:date="2022-01-18T13:35:00Z">
                                  <w:rPr/>
                                </w:rPrChange>
                              </w:rPr>
                              <w:instrText xml:space="preserve"> SEQ Figure \* ARABIC </w:instrText>
                            </w:r>
                            <w:r>
                              <w:fldChar w:fldCharType="separate"/>
                            </w:r>
                            <w:r w:rsidRPr="00BD16EC">
                              <w:rPr>
                                <w:noProof/>
                                <w:lang w:val="en-US"/>
                                <w:rPrChange w:id="249" w:author="Pedro Gambus" w:date="2022-01-18T13:35:00Z">
                                  <w:rPr>
                                    <w:noProof/>
                                  </w:rPr>
                                </w:rPrChange>
                              </w:rPr>
                              <w:t>6</w:t>
                            </w:r>
                            <w:r>
                              <w:rPr>
                                <w:noProof/>
                              </w:rPr>
                              <w:fldChar w:fldCharType="end"/>
                            </w:r>
                            <w:r w:rsidRPr="00BD16EC">
                              <w:rPr>
                                <w:lang w:val="en-US"/>
                                <w:rPrChange w:id="250" w:author="Pedro Gambus" w:date="2022-01-18T13:35:00Z">
                                  <w:rPr/>
                                </w:rPrChange>
                              </w:rPr>
                              <w:t xml:space="preserve">: EEG time domain visualizations in different unconsciousness levels </w:t>
                            </w:r>
                            <w:sdt>
                              <w:sdtPr>
                                <w:rPr>
                                  <w:rFonts w:ascii="NimbusSanL" w:hAnsi="NimbusSanL"/>
                                  <w:sz w:val="22"/>
                                  <w:szCs w:val="22"/>
                                </w:rPr>
                                <w:id w:val="-1186675696"/>
                                <w:citation/>
                              </w:sdtPr>
                              <w:sdtEndPr>
                                <w:rPr>
                                  <w:sz w:val="16"/>
                                  <w:szCs w:val="18"/>
                                </w:rPr>
                              </w:sdtEndPr>
                              <w:sdtContent>
                                <w:r w:rsidRPr="00D0541E">
                                  <w:rPr>
                                    <w:rFonts w:ascii="NimbusSanL" w:hAnsi="NimbusSanL"/>
                                    <w:sz w:val="16"/>
                                  </w:rPr>
                                  <w:fldChar w:fldCharType="begin"/>
                                </w:r>
                                <w:r w:rsidRPr="00BD16EC">
                                  <w:rPr>
                                    <w:rFonts w:ascii="NimbusSanL" w:hAnsi="NimbusSanL"/>
                                    <w:sz w:val="16"/>
                                    <w:lang w:val="en-US"/>
                                    <w:rPrChange w:id="251" w:author="Pedro Gambus" w:date="2022-01-18T13:35:00Z">
                                      <w:rPr>
                                        <w:rFonts w:ascii="NimbusSanL" w:hAnsi="NimbusSanL"/>
                                        <w:sz w:val="16"/>
                                      </w:rPr>
                                    </w:rPrChange>
                                  </w:rPr>
                                  <w:instrText xml:space="preserve">CITATION Pat15 \p 937&amp;#8211;960 \l 3082 </w:instrText>
                                </w:r>
                                <w:r w:rsidRPr="00D0541E">
                                  <w:rPr>
                                    <w:rFonts w:ascii="NimbusSanL" w:hAnsi="NimbusSanL"/>
                                    <w:sz w:val="16"/>
                                  </w:rPr>
                                  <w:fldChar w:fldCharType="separate"/>
                                </w:r>
                                <w:r w:rsidRPr="00BD16EC">
                                  <w:rPr>
                                    <w:rFonts w:ascii="NimbusSanL" w:hAnsi="NimbusSanL"/>
                                    <w:sz w:val="16"/>
                                    <w:lang w:val="en-US"/>
                                    <w:rPrChange w:id="252" w:author="Pedro Gambus" w:date="2022-01-18T13:35:00Z">
                                      <w:rPr>
                                        <w:rFonts w:ascii="NimbusSanL" w:hAnsi="NimbusSanL"/>
                                        <w:sz w:val="16"/>
                                      </w:rPr>
                                    </w:rPrChange>
                                  </w:rPr>
                                  <w:t xml:space="preserve"> (Patrick L. Purdon, 2015, p</w:t>
                                </w:r>
                                <w:r w:rsidRPr="00BD16EC">
                                  <w:rPr>
                                    <w:rFonts w:ascii="NimbusSanL" w:hAnsi="NimbusSanL" w:hint="eastAsia"/>
                                    <w:sz w:val="16"/>
                                    <w:lang w:val="en-US"/>
                                    <w:rPrChange w:id="253" w:author="Pedro Gambus" w:date="2022-01-18T13:35:00Z">
                                      <w:rPr>
                                        <w:rFonts w:ascii="NimbusSanL" w:hAnsi="NimbusSanL" w:hint="eastAsia"/>
                                        <w:sz w:val="16"/>
                                      </w:rPr>
                                    </w:rPrChange>
                                  </w:rPr>
                                  <w:t>á</w:t>
                                </w:r>
                                <w:r w:rsidRPr="00BD16EC">
                                  <w:rPr>
                                    <w:rFonts w:ascii="NimbusSanL" w:hAnsi="NimbusSanL"/>
                                    <w:sz w:val="16"/>
                                    <w:lang w:val="en-US"/>
                                    <w:rPrChange w:id="254" w:author="Pedro Gambus" w:date="2022-01-18T13:35:00Z">
                                      <w:rPr>
                                        <w:rFonts w:ascii="NimbusSanL" w:hAnsi="NimbusSanL"/>
                                        <w:sz w:val="16"/>
                                      </w:rPr>
                                    </w:rPrChange>
                                  </w:rPr>
                                  <w:t xml:space="preserve">gs. </w:t>
                                </w:r>
                                <w:r w:rsidRPr="00D0541E">
                                  <w:rPr>
                                    <w:rFonts w:ascii="NimbusSanL" w:hAnsi="NimbusSanL"/>
                                    <w:sz w:val="16"/>
                                  </w:rPr>
                                  <w:t>937–960)</w:t>
                                </w:r>
                                <w:r w:rsidRPr="00D0541E">
                                  <w:rPr>
                                    <w:rFonts w:ascii="NimbusSanL" w:hAnsi="NimbusSanL"/>
                                    <w:sz w:val="16"/>
                                  </w:rPr>
                                  <w:fldChar w:fldCharType="end"/>
                                </w:r>
                              </w:sdtContent>
                            </w:sdt>
                            <w:r w:rsidRPr="00D0541E">
                              <w:rPr>
                                <w:rFonts w:ascii="NimbusSanL" w:hAnsi="NimbusSanL"/>
                                <w:sz w:val="16"/>
                              </w:rPr>
                              <w:t>.</w:t>
                            </w:r>
                            <w:r w:rsidRPr="00D0541E">
                              <w:rPr>
                                <w:sz w:val="13"/>
                                <w:szCs w:val="13"/>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4F2974" id="Text Box 12" o:spid="_x0000_s1027" type="#_x0000_t202" style="position:absolute;left:0;text-align:left;margin-left:191.35pt;margin-top:73.25pt;width:25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" stroked="f">
                <v:textbox style="mso-fit-shape-to-text:t" inset="0,0,0,0">
                  <w:txbxContent>
                    <w:p w14:paraId="2C55E10F" w14:textId="77777777" w:rsidR="00267805" w:rsidRPr="00D0541E" w:rsidRDefault="00267805" w:rsidP="00267805">
                      <w:pPr>
                        <w:pStyle w:val="Caption"/>
                        <w:rPr>
                          <w:rFonts w:ascii="NimbusSanL" w:hAnsi="NimbusSanL"/>
                          <w:sz w:val="16"/>
                        </w:rPr>
                      </w:pPr>
                      <w:r w:rsidRPr="00BD16EC">
                        <w:rPr>
                          <w:lang w:val="en-US"/>
                          <w:rPrChange w:id="255" w:author="Pedro Gambus" w:date="2022-01-18T13:35:00Z">
                            <w:rPr/>
                          </w:rPrChange>
                        </w:rPr>
                        <w:t xml:space="preserve">Figure </w:t>
                      </w:r>
                      <w:r>
                        <w:fldChar w:fldCharType="begin"/>
                      </w:r>
                      <w:r w:rsidRPr="00BD16EC">
                        <w:rPr>
                          <w:lang w:val="en-US"/>
                          <w:rPrChange w:id="256" w:author="Pedro Gambus" w:date="2022-01-18T13:35:00Z">
                            <w:rPr/>
                          </w:rPrChange>
                        </w:rPr>
                        <w:instrText xml:space="preserve"> SEQ Figure \* ARABIC </w:instrText>
                      </w:r>
                      <w:r>
                        <w:fldChar w:fldCharType="separate"/>
                      </w:r>
                      <w:r w:rsidRPr="00BD16EC">
                        <w:rPr>
                          <w:noProof/>
                          <w:lang w:val="en-US"/>
                          <w:rPrChange w:id="257" w:author="Pedro Gambus" w:date="2022-01-18T13:35:00Z">
                            <w:rPr>
                              <w:noProof/>
                            </w:rPr>
                          </w:rPrChange>
                        </w:rPr>
                        <w:t>6</w:t>
                      </w:r>
                      <w:r>
                        <w:rPr>
                          <w:noProof/>
                        </w:rPr>
                        <w:fldChar w:fldCharType="end"/>
                      </w:r>
                      <w:r w:rsidRPr="00BD16EC">
                        <w:rPr>
                          <w:lang w:val="en-US"/>
                          <w:rPrChange w:id="258" w:author="Pedro Gambus" w:date="2022-01-18T13:35:00Z">
                            <w:rPr/>
                          </w:rPrChange>
                        </w:rPr>
                        <w:t xml:space="preserve">: EEG time domain visualizations in different unconsciousness levels </w:t>
                      </w:r>
                      <w:sdt>
                        <w:sdtPr>
                          <w:rPr>
                            <w:rFonts w:ascii="NimbusSanL" w:hAnsi="NimbusSanL"/>
                            <w:sz w:val="22"/>
                            <w:szCs w:val="22"/>
                          </w:rPr>
                          <w:id w:val="-1186675696"/>
                          <w:citation/>
                        </w:sdtPr>
                        <w:sdtEndPr>
                          <w:rPr>
                            <w:sz w:val="16"/>
                            <w:szCs w:val="18"/>
                          </w:rPr>
                        </w:sdtEndPr>
                        <w:sdtContent>
                          <w:r w:rsidRPr="00D0541E">
                            <w:rPr>
                              <w:rFonts w:ascii="NimbusSanL" w:hAnsi="NimbusSanL"/>
                              <w:sz w:val="16"/>
                            </w:rPr>
                            <w:fldChar w:fldCharType="begin"/>
                          </w:r>
                          <w:r w:rsidRPr="00BD16EC">
                            <w:rPr>
                              <w:rFonts w:ascii="NimbusSanL" w:hAnsi="NimbusSanL"/>
                              <w:sz w:val="16"/>
                              <w:lang w:val="en-US"/>
                              <w:rPrChange w:id="259" w:author="Pedro Gambus" w:date="2022-01-18T13:35:00Z">
                                <w:rPr>
                                  <w:rFonts w:ascii="NimbusSanL" w:hAnsi="NimbusSanL"/>
                                  <w:sz w:val="16"/>
                                </w:rPr>
                              </w:rPrChange>
                            </w:rPr>
                            <w:instrText xml:space="preserve">CITATION Pat15 \p 937&amp;#8211;960 \l 3082 </w:instrText>
                          </w:r>
                          <w:r w:rsidRPr="00D0541E">
                            <w:rPr>
                              <w:rFonts w:ascii="NimbusSanL" w:hAnsi="NimbusSanL"/>
                              <w:sz w:val="16"/>
                            </w:rPr>
                            <w:fldChar w:fldCharType="separate"/>
                          </w:r>
                          <w:r w:rsidRPr="00BD16EC">
                            <w:rPr>
                              <w:rFonts w:ascii="NimbusSanL" w:hAnsi="NimbusSanL"/>
                              <w:sz w:val="16"/>
                              <w:lang w:val="en-US"/>
                              <w:rPrChange w:id="260" w:author="Pedro Gambus" w:date="2022-01-18T13:35:00Z">
                                <w:rPr>
                                  <w:rFonts w:ascii="NimbusSanL" w:hAnsi="NimbusSanL"/>
                                  <w:sz w:val="16"/>
                                </w:rPr>
                              </w:rPrChange>
                            </w:rPr>
                            <w:t xml:space="preserve"> (Patrick L. Purdon, 2015, p</w:t>
                          </w:r>
                          <w:r w:rsidRPr="00BD16EC">
                            <w:rPr>
                              <w:rFonts w:ascii="NimbusSanL" w:hAnsi="NimbusSanL" w:hint="eastAsia"/>
                              <w:sz w:val="16"/>
                              <w:lang w:val="en-US"/>
                              <w:rPrChange w:id="261" w:author="Pedro Gambus" w:date="2022-01-18T13:35:00Z">
                                <w:rPr>
                                  <w:rFonts w:ascii="NimbusSanL" w:hAnsi="NimbusSanL" w:hint="eastAsia"/>
                                  <w:sz w:val="16"/>
                                </w:rPr>
                              </w:rPrChange>
                            </w:rPr>
                            <w:t>á</w:t>
                          </w:r>
                          <w:r w:rsidRPr="00BD16EC">
                            <w:rPr>
                              <w:rFonts w:ascii="NimbusSanL" w:hAnsi="NimbusSanL"/>
                              <w:sz w:val="16"/>
                              <w:lang w:val="en-US"/>
                              <w:rPrChange w:id="262" w:author="Pedro Gambus" w:date="2022-01-18T13:35:00Z">
                                <w:rPr>
                                  <w:rFonts w:ascii="NimbusSanL" w:hAnsi="NimbusSanL"/>
                                  <w:sz w:val="16"/>
                                </w:rPr>
                              </w:rPrChange>
                            </w:rPr>
                            <w:t xml:space="preserve">gs. </w:t>
                          </w:r>
                          <w:r w:rsidRPr="00D0541E">
                            <w:rPr>
                              <w:rFonts w:ascii="NimbusSanL" w:hAnsi="NimbusSanL"/>
                              <w:sz w:val="16"/>
                            </w:rPr>
                            <w:t>937–960)</w:t>
                          </w:r>
                          <w:r w:rsidRPr="00D0541E">
                            <w:rPr>
                              <w:rFonts w:ascii="NimbusSanL" w:hAnsi="NimbusSanL"/>
                              <w:sz w:val="16"/>
                            </w:rPr>
                            <w:fldChar w:fldCharType="end"/>
                          </w:r>
                        </w:sdtContent>
                      </w:sdt>
                      <w:r w:rsidRPr="00D0541E">
                        <w:rPr>
                          <w:rFonts w:ascii="NimbusSanL" w:hAnsi="NimbusSanL"/>
                          <w:sz w:val="16"/>
                        </w:rPr>
                        <w:t>.</w:t>
                      </w:r>
                      <w:r w:rsidRPr="00D0541E">
                        <w:rPr>
                          <w:sz w:val="13"/>
                          <w:szCs w:val="13"/>
                        </w:rPr>
                        <w:t>.</w:t>
                      </w:r>
                    </w:p>
                  </w:txbxContent>
                </v:textbox>
                <w10:wrap type="square"/>
              </v:shape>
            </w:pict>
          </mc:Fallback>
        </mc:AlternateContent>
      </w:r>
      <w:r w:rsidRPr="00DF25CA">
        <w:rPr>
          <w:rFonts w:ascii="NimbusSanL" w:hAnsi="NimbusSanL"/>
          <w:sz w:val="22"/>
          <w:szCs w:val="22"/>
        </w:rPr>
        <w:t>Furthermore, in section F of the figure we can observe a burst suppression event, where periods of high amplitude and frequency (called burst) are followed by low frequency and amplitude, even isoelectric zones (the suppression). It is a sign of unnecessarily high level of unconsciousness, and the facultative normally uses this information to adjust the anaesthetic dose or infusion rate.</w:t>
      </w:r>
    </w:p>
    <w:p w14:paraId="0B1B006D" w14:textId="77777777" w:rsidR="00267805" w:rsidRPr="00DF25CA" w:rsidRDefault="00267805" w:rsidP="00267805">
      <w:pPr>
        <w:spacing w:before="100" w:beforeAutospacing="1" w:after="100" w:afterAutospacing="1"/>
        <w:jc w:val="both"/>
      </w:pPr>
    </w:p>
    <w:p w14:paraId="25EC14D7" w14:textId="77777777" w:rsidR="00267805" w:rsidRPr="00DF25CA" w:rsidRDefault="00267805" w:rsidP="00267805">
      <w:pPr>
        <w:spacing w:before="100" w:beforeAutospacing="1" w:after="100" w:afterAutospacing="1"/>
        <w:jc w:val="both"/>
        <w:rPr>
          <w:rFonts w:ascii="NimbusSanL" w:hAnsi="NimbusSanL"/>
          <w:sz w:val="22"/>
          <w:szCs w:val="22"/>
        </w:rPr>
      </w:pPr>
      <w:r w:rsidRPr="00DF25CA">
        <w:rPr>
          <w:rFonts w:ascii="NimbusSanL" w:hAnsi="NimbusSanL"/>
          <w:sz w:val="22"/>
          <w:szCs w:val="22"/>
        </w:rPr>
        <w:t xml:space="preserve">As the raw EEG is complex to analyse </w:t>
      </w:r>
      <w:del w:id="263" w:author="Pedro Gambus" w:date="2022-01-17T10:45:00Z">
        <w:r w:rsidRPr="00DF25CA" w:rsidDel="00E93182">
          <w:rPr>
            <w:rFonts w:ascii="NimbusSanL" w:hAnsi="NimbusSanL"/>
            <w:sz w:val="22"/>
            <w:szCs w:val="22"/>
          </w:rPr>
          <w:delText>without a lot of expertise</w:delText>
        </w:r>
      </w:del>
      <w:ins w:id="264" w:author="Pedro Gambus" w:date="2022-01-17T10:45:00Z">
        <w:r>
          <w:rPr>
            <w:rFonts w:ascii="NimbusSanL" w:hAnsi="NimbusSanL"/>
            <w:sz w:val="22"/>
            <w:szCs w:val="22"/>
          </w:rPr>
          <w:t>by the non-expert user</w:t>
        </w:r>
      </w:ins>
      <w:r w:rsidRPr="00DF25CA">
        <w:rPr>
          <w:rFonts w:ascii="NimbusSanL" w:hAnsi="NimbusSanL"/>
          <w:sz w:val="22"/>
          <w:szCs w:val="22"/>
        </w:rPr>
        <w:t xml:space="preserve">, several approaches of EEG-based indexes have been developed to information of the state of the patient. This indexes generally extract parameters from the EEG through signal processing techniques, for later introducing this information into a confidential algorithm to obtain a 0-100 index representative of the state of unconsciousness of the patient </w:t>
      </w:r>
      <w:sdt>
        <w:sdtPr>
          <w:rPr>
            <w:rFonts w:ascii="Arial Narrow" w:hAnsi="Arial Narrow" w:cs="Arial"/>
          </w:rPr>
          <w:id w:val="1727718646"/>
          <w:citation/>
        </w:sdtPr>
        <w:sdtContent>
          <w:r w:rsidRPr="00DF25CA">
            <w:rPr>
              <w:rFonts w:ascii="Arial Narrow" w:hAnsi="Arial Narrow" w:cs="Arial"/>
            </w:rPr>
            <w:fldChar w:fldCharType="begin"/>
          </w:r>
          <w:r w:rsidRPr="00DF25CA">
            <w:rPr>
              <w:rFonts w:ascii="Arial Narrow" w:hAnsi="Arial Narrow" w:cs="Arial"/>
            </w:rPr>
            <w:instrText xml:space="preserve">CITATION Matle \t  \l 3082 </w:instrText>
          </w:r>
          <w:r w:rsidRPr="00DF25CA">
            <w:rPr>
              <w:rFonts w:ascii="Arial Narrow" w:hAnsi="Arial Narrow" w:cs="Arial"/>
            </w:rPr>
            <w:fldChar w:fldCharType="separate"/>
          </w:r>
          <w:r w:rsidRPr="00DF25CA">
            <w:rPr>
              <w:rFonts w:ascii="Arial Narrow" w:hAnsi="Arial Narrow" w:cs="Arial"/>
            </w:rPr>
            <w:t>(Mathur S, 2021 Jan-. Available)</w:t>
          </w:r>
          <w:r w:rsidRPr="00DF25CA">
            <w:rPr>
              <w:rFonts w:ascii="Arial Narrow" w:hAnsi="Arial Narrow" w:cs="Arial"/>
            </w:rPr>
            <w:fldChar w:fldCharType="end"/>
          </w:r>
        </w:sdtContent>
      </w:sdt>
      <w:r w:rsidRPr="00DF25CA">
        <w:rPr>
          <w:rFonts w:ascii="Arial Narrow" w:hAnsi="Arial Narrow" w:cs="Arial"/>
        </w:rPr>
        <w:t>.</w:t>
      </w:r>
    </w:p>
    <w:p w14:paraId="6CE83B45" w14:textId="77777777" w:rsidR="00267805" w:rsidRPr="00DF25CA" w:rsidRDefault="00267805" w:rsidP="00267805">
      <w:pPr>
        <w:spacing w:before="100" w:beforeAutospacing="1" w:after="100" w:afterAutospacing="1"/>
        <w:jc w:val="both"/>
        <w:rPr>
          <w:rFonts w:ascii="NimbusSanL" w:hAnsi="NimbusSanL"/>
          <w:sz w:val="22"/>
          <w:szCs w:val="22"/>
        </w:rPr>
      </w:pPr>
      <w:r w:rsidRPr="00DF25CA">
        <w:rPr>
          <w:rFonts w:ascii="NimbusSanL" w:hAnsi="NimbusSanL"/>
          <w:sz w:val="22"/>
          <w:szCs w:val="22"/>
        </w:rPr>
        <w:t xml:space="preserve">Bispectral Index (BIS) is one of the most popular EEG-based indexes, and it </w:t>
      </w:r>
      <w:del w:id="265" w:author="Pedro Gambus" w:date="2022-01-17T10:45:00Z">
        <w:r w:rsidRPr="00DF25CA" w:rsidDel="00E93182">
          <w:rPr>
            <w:rFonts w:ascii="NimbusSanL" w:hAnsi="NimbusSanL"/>
            <w:sz w:val="22"/>
            <w:szCs w:val="22"/>
          </w:rPr>
          <w:delText>is prepared</w:delText>
        </w:r>
      </w:del>
      <w:ins w:id="266" w:author="Pedro Gambus" w:date="2022-01-17T10:45:00Z">
        <w:r>
          <w:rPr>
            <w:rFonts w:ascii="NimbusSanL" w:hAnsi="NimbusSanL"/>
            <w:sz w:val="22"/>
            <w:szCs w:val="22"/>
          </w:rPr>
          <w:t>has been designed</w:t>
        </w:r>
      </w:ins>
      <w:r w:rsidRPr="00DF25CA">
        <w:rPr>
          <w:rFonts w:ascii="NimbusSanL" w:hAnsi="NimbusSanL"/>
          <w:sz w:val="22"/>
          <w:szCs w:val="22"/>
        </w:rPr>
        <w:t xml:space="preserve"> to assess the hypnotic effect of anaesthesia, being 0 complete</w:t>
      </w:r>
      <w:del w:id="267" w:author="Pedro Gambus" w:date="2022-01-17T10:46:00Z">
        <w:r w:rsidRPr="00DF25CA" w:rsidDel="00E93182">
          <w:rPr>
            <w:rFonts w:ascii="NimbusSanL" w:hAnsi="NimbusSanL"/>
            <w:sz w:val="22"/>
            <w:szCs w:val="22"/>
          </w:rPr>
          <w:delText>ly unconscious</w:delText>
        </w:r>
      </w:del>
      <w:ins w:id="268" w:author="Pedro Gambus" w:date="2022-01-17T10:46:00Z">
        <w:r>
          <w:rPr>
            <w:rFonts w:ascii="NimbusSanL" w:hAnsi="NimbusSanL"/>
            <w:sz w:val="22"/>
            <w:szCs w:val="22"/>
          </w:rPr>
          <w:t xml:space="preserve"> absence of electric activity of the frontal neurons</w:t>
        </w:r>
      </w:ins>
      <w:r w:rsidRPr="00DF25CA">
        <w:rPr>
          <w:rFonts w:ascii="NimbusSanL" w:hAnsi="NimbusSanL"/>
          <w:sz w:val="22"/>
          <w:szCs w:val="22"/>
        </w:rPr>
        <w:t xml:space="preserve"> and </w:t>
      </w:r>
      <w:ins w:id="269" w:author="Pedro Gambus" w:date="2022-01-17T10:46:00Z">
        <w:r>
          <w:rPr>
            <w:rFonts w:ascii="NimbusSanL" w:hAnsi="NimbusSanL"/>
            <w:sz w:val="22"/>
            <w:szCs w:val="22"/>
          </w:rPr>
          <w:t xml:space="preserve">around </w:t>
        </w:r>
      </w:ins>
      <w:r w:rsidRPr="00DF25CA">
        <w:rPr>
          <w:rFonts w:ascii="NimbusSanL" w:hAnsi="NimbusSanL"/>
          <w:sz w:val="22"/>
          <w:szCs w:val="22"/>
        </w:rPr>
        <w:t xml:space="preserve">100 completely conscious. </w:t>
      </w:r>
      <w:del w:id="270" w:author="Pedro Gambus" w:date="2022-01-17T10:46:00Z">
        <w:r w:rsidRPr="00DF25CA" w:rsidDel="00747535">
          <w:rPr>
            <w:rFonts w:ascii="NimbusSanL" w:hAnsi="NimbusSanL"/>
            <w:sz w:val="22"/>
            <w:szCs w:val="22"/>
          </w:rPr>
          <w:delText xml:space="preserve">Surgeries under </w:delText>
        </w:r>
      </w:del>
      <w:r w:rsidRPr="00DF25CA">
        <w:rPr>
          <w:rFonts w:ascii="NimbusSanL" w:hAnsi="NimbusSanL"/>
          <w:sz w:val="22"/>
          <w:szCs w:val="22"/>
        </w:rPr>
        <w:t xml:space="preserve">BIS monitoring has shown to impact positively in patients’ time of extubation, postoperative recovery, memory loss and cognitive impairment in general </w:t>
      </w:r>
      <w:sdt>
        <w:sdtPr>
          <w:rPr>
            <w:rFonts w:ascii="NimbusSanL" w:hAnsi="NimbusSanL"/>
            <w:sz w:val="22"/>
            <w:szCs w:val="22"/>
          </w:rPr>
          <w:id w:val="1660188372"/>
          <w:citation/>
        </w:sdtPr>
        <w:sdtContent>
          <w:r w:rsidRPr="00DF25CA">
            <w:rPr>
              <w:rFonts w:ascii="NimbusSanL" w:hAnsi="NimbusSanL"/>
              <w:sz w:val="22"/>
              <w:szCs w:val="22"/>
            </w:rPr>
            <w:fldChar w:fldCharType="begin"/>
          </w:r>
          <w:r w:rsidRPr="00DF25CA">
            <w:rPr>
              <w:sz w:val="22"/>
              <w:szCs w:val="22"/>
            </w:rPr>
            <w:instrText xml:space="preserve">CITATION Careb \p 72-84 \l 3082 </w:instrText>
          </w:r>
          <w:r w:rsidRPr="00DF25CA">
            <w:rPr>
              <w:rFonts w:ascii="NimbusSanL" w:hAnsi="NimbusSanL"/>
              <w:sz w:val="22"/>
              <w:szCs w:val="22"/>
            </w:rPr>
            <w:fldChar w:fldCharType="separate"/>
          </w:r>
          <w:r w:rsidRPr="00DF25CA">
            <w:rPr>
              <w:noProof/>
              <w:sz w:val="22"/>
              <w:szCs w:val="22"/>
            </w:rPr>
            <w:t>(Carlos Rogério Degrandi Oliveira, 2017 Jan-Feb, págs. 72-84)</w:t>
          </w:r>
          <w:r w:rsidRPr="00DF25CA">
            <w:rPr>
              <w:rFonts w:ascii="NimbusSanL" w:hAnsi="NimbusSanL"/>
              <w:sz w:val="22"/>
              <w:szCs w:val="22"/>
            </w:rPr>
            <w:fldChar w:fldCharType="end"/>
          </w:r>
        </w:sdtContent>
      </w:sdt>
      <w:r w:rsidRPr="00DF25CA">
        <w:rPr>
          <w:rFonts w:ascii="NimbusSanL" w:hAnsi="NimbusSanL"/>
          <w:sz w:val="22"/>
          <w:szCs w:val="22"/>
        </w:rPr>
        <w:t>.</w:t>
      </w:r>
    </w:p>
    <w:p w14:paraId="2436A4A1" w14:textId="77777777" w:rsidR="00267805" w:rsidRPr="00DF25CA" w:rsidRDefault="00267805" w:rsidP="00267805">
      <w:pPr>
        <w:spacing w:before="100" w:beforeAutospacing="1" w:after="100" w:afterAutospacing="1"/>
        <w:jc w:val="both"/>
        <w:rPr>
          <w:rFonts w:ascii="NimbusSanL" w:hAnsi="NimbusSanL"/>
          <w:sz w:val="22"/>
          <w:szCs w:val="22"/>
        </w:rPr>
      </w:pPr>
      <w:r w:rsidRPr="00DF25CA">
        <w:rPr>
          <w:rFonts w:ascii="NimbusSanL" w:hAnsi="NimbusSanL"/>
          <w:sz w:val="22"/>
          <w:szCs w:val="22"/>
        </w:rPr>
        <w:t xml:space="preserve">The main drawback of EEG as a monitoring biosignal is that it is an advanced monitoring approach, being slightly difficult to place, interpretate and with fungible sensors of relatively high price. Unlike ECG, EEG is not used in all the surgical interventions. </w:t>
      </w:r>
    </w:p>
    <w:p w14:paraId="5F5670F4" w14:textId="77777777" w:rsidR="00267805" w:rsidRPr="00DF25CA" w:rsidRDefault="00267805" w:rsidP="00267805">
      <w:pPr>
        <w:rPr>
          <w:rFonts w:ascii="NimbusSanL" w:hAnsi="NimbusSanL"/>
          <w:b/>
          <w:bCs/>
          <w:sz w:val="22"/>
          <w:szCs w:val="22"/>
        </w:rPr>
      </w:pPr>
      <w:commentRangeStart w:id="271"/>
      <w:commentRangeEnd w:id="271"/>
      <w:r w:rsidRPr="00DF25CA">
        <w:rPr>
          <w:rStyle w:val="CommentReference"/>
        </w:rPr>
        <w:commentReference w:id="271"/>
      </w:r>
    </w:p>
    <w:p w14:paraId="123830E3" w14:textId="77777777" w:rsidR="00267805" w:rsidRPr="00DF25CA" w:rsidRDefault="00267805" w:rsidP="00267805">
      <w:pPr>
        <w:pStyle w:val="Heading3"/>
        <w:numPr>
          <w:ilvl w:val="2"/>
          <w:numId w:val="12"/>
        </w:numPr>
      </w:pPr>
      <w:bookmarkStart w:id="272" w:name="_Toc93057766"/>
      <w:r w:rsidRPr="00DF25CA">
        <w:lastRenderedPageBreak/>
        <w:t>Model theory</w:t>
      </w:r>
      <w:bookmarkEnd w:id="272"/>
    </w:p>
    <w:p w14:paraId="10B82BB1" w14:textId="77777777" w:rsidR="00267805" w:rsidRPr="00DF25CA" w:rsidRDefault="00267805" w:rsidP="00267805">
      <w:pPr>
        <w:ind w:left="360"/>
        <w:rPr>
          <w:rFonts w:ascii="Arial Narrow" w:hAnsi="Arial Narrow" w:cs="Arial"/>
        </w:rPr>
      </w:pPr>
    </w:p>
    <w:p w14:paraId="0470D3C3" w14:textId="77777777" w:rsidR="00267805" w:rsidRPr="00DF25CA" w:rsidRDefault="00267805" w:rsidP="00267805">
      <w:pPr>
        <w:jc w:val="both"/>
        <w:rPr>
          <w:rFonts w:ascii="Arial Narrow" w:hAnsi="Arial Narrow" w:cs="Arial"/>
          <w:color w:val="000000"/>
          <w:shd w:val="clear" w:color="auto" w:fill="FFFFFF"/>
        </w:rPr>
      </w:pPr>
      <w:r w:rsidRPr="00DF25CA">
        <w:rPr>
          <w:rFonts w:ascii="Arial Narrow" w:hAnsi="Arial Narrow" w:cs="Arial"/>
          <w:color w:val="000000"/>
          <w:shd w:val="clear" w:color="auto" w:fill="FFFFFF"/>
        </w:rPr>
        <w:t>In general terms a system can be defined as a box (or transfer function), with a process happening inside of it, which takes some input arguments and delivers some output results. Depending on the processes inside the box and the type of inputs and outputs the system can be classified in several ways. If the process inside the box is not known</w:t>
      </w:r>
      <w:ins w:id="273" w:author="Pedro Gambus" w:date="2022-01-17T10:48:00Z">
        <w:r>
          <w:rPr>
            <w:rFonts w:ascii="Arial Narrow" w:hAnsi="Arial Narrow" w:cs="Arial"/>
            <w:color w:val="000000"/>
            <w:shd w:val="clear" w:color="auto" w:fill="FFFFFF"/>
          </w:rPr>
          <w:t>,</w:t>
        </w:r>
      </w:ins>
      <w:r w:rsidRPr="00DF25CA">
        <w:rPr>
          <w:rFonts w:ascii="Arial Narrow" w:hAnsi="Arial Narrow" w:cs="Arial"/>
          <w:color w:val="000000"/>
          <w:shd w:val="clear" w:color="auto" w:fill="FFFFFF"/>
        </w:rPr>
        <w:t xml:space="preserve"> it is called a black box.</w:t>
      </w:r>
    </w:p>
    <w:p w14:paraId="777884A0" w14:textId="77777777" w:rsidR="00267805" w:rsidRPr="00DF25CA" w:rsidRDefault="00267805" w:rsidP="00267805">
      <w:pPr>
        <w:jc w:val="both"/>
        <w:rPr>
          <w:rFonts w:ascii="Arial Narrow" w:hAnsi="Arial Narrow" w:cs="Arial"/>
          <w:color w:val="000000"/>
          <w:shd w:val="clear" w:color="auto" w:fill="FFFFFF"/>
        </w:rPr>
      </w:pPr>
    </w:p>
    <w:p w14:paraId="6584F572" w14:textId="77777777" w:rsidR="00267805" w:rsidRPr="00DF25CA" w:rsidRDefault="00267805" w:rsidP="00267805">
      <w:pPr>
        <w:keepNext/>
        <w:jc w:val="both"/>
      </w:pPr>
      <w:r w:rsidRPr="00DF25CA">
        <w:rPr>
          <w:rFonts w:ascii="Arial Narrow" w:hAnsi="Arial Narrow" w:cs="Arial"/>
          <w:noProof/>
          <w:color w:val="000000"/>
          <w:shd w:val="clear" w:color="auto" w:fill="FFFFFF"/>
        </w:rPr>
        <w:drawing>
          <wp:inline distT="0" distB="0" distL="0" distR="0" wp14:anchorId="69958C44" wp14:editId="293306C3">
            <wp:extent cx="5731510" cy="163830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1638300"/>
                    </a:xfrm>
                    <a:prstGeom prst="rect">
                      <a:avLst/>
                    </a:prstGeom>
                  </pic:spPr>
                </pic:pic>
              </a:graphicData>
            </a:graphic>
          </wp:inline>
        </w:drawing>
      </w:r>
    </w:p>
    <w:p w14:paraId="38C8F20D" w14:textId="77777777" w:rsidR="00267805" w:rsidRPr="00DF25CA" w:rsidRDefault="00267805" w:rsidP="00267805">
      <w:pPr>
        <w:pStyle w:val="Caption"/>
        <w:jc w:val="center"/>
        <w:rPr>
          <w:rFonts w:ascii="Arial Narrow" w:hAnsi="Arial Narrow" w:cs="Arial"/>
          <w:color w:val="000000"/>
          <w:shd w:val="clear" w:color="auto" w:fill="FFFFFF"/>
        </w:rPr>
      </w:pPr>
      <w:r w:rsidRPr="00DF25CA">
        <w:t xml:space="preserve">Figure </w:t>
      </w:r>
      <w:r w:rsidRPr="00DF25CA">
        <w:fldChar w:fldCharType="begin"/>
      </w:r>
      <w:r w:rsidRPr="00DF25CA">
        <w:instrText xml:space="preserve"> SEQ Figure \* ARABIC </w:instrText>
      </w:r>
      <w:r w:rsidRPr="00DF25CA">
        <w:fldChar w:fldCharType="separate"/>
      </w:r>
      <w:r>
        <w:rPr>
          <w:noProof/>
        </w:rPr>
        <w:t>7</w:t>
      </w:r>
      <w:r w:rsidRPr="00DF25CA">
        <w:fldChar w:fldCharType="end"/>
      </w:r>
      <w:r w:rsidRPr="00DF25CA">
        <w:t>: Example of a black box system transforming some discrete data (blue) to continuous (red).</w:t>
      </w:r>
    </w:p>
    <w:p w14:paraId="0FFABC2F" w14:textId="77777777" w:rsidR="00267805" w:rsidRPr="00DF25CA" w:rsidRDefault="00267805" w:rsidP="00267805">
      <w:pPr>
        <w:jc w:val="both"/>
        <w:rPr>
          <w:rFonts w:ascii="Arial Narrow" w:hAnsi="Arial Narrow" w:cs="Arial"/>
          <w:color w:val="000000"/>
          <w:shd w:val="clear" w:color="auto" w:fill="FFFFFF"/>
        </w:rPr>
      </w:pPr>
    </w:p>
    <w:p w14:paraId="21121A4A" w14:textId="77777777" w:rsidR="00267805" w:rsidRPr="00DF25CA" w:rsidRDefault="00267805" w:rsidP="00267805">
      <w:pPr>
        <w:jc w:val="both"/>
        <w:rPr>
          <w:rFonts w:ascii="Arial Narrow" w:hAnsi="Arial Narrow" w:cs="Arial"/>
          <w:color w:val="000000"/>
          <w:shd w:val="clear" w:color="auto" w:fill="FFFFFF"/>
        </w:rPr>
      </w:pPr>
    </w:p>
    <w:p w14:paraId="4E8739BC" w14:textId="77777777" w:rsidR="00267805" w:rsidRPr="00DF25CA" w:rsidRDefault="00267805" w:rsidP="00267805">
      <w:pPr>
        <w:jc w:val="both"/>
        <w:rPr>
          <w:rFonts w:ascii="Arial Narrow" w:hAnsi="Arial Narrow" w:cs="Arial"/>
          <w:color w:val="000000"/>
          <w:shd w:val="clear" w:color="auto" w:fill="FFFFFF"/>
        </w:rPr>
      </w:pPr>
      <w:r w:rsidRPr="00DF25CA">
        <w:rPr>
          <w:rFonts w:ascii="Arial Narrow" w:hAnsi="Arial Narrow" w:cs="Arial"/>
          <w:color w:val="000000"/>
          <w:shd w:val="clear" w:color="auto" w:fill="FFFFFF"/>
        </w:rPr>
        <w:t>As a matter of fact, any type of modelling is intrinsically a representation, numerical or not, of the part of the world surrounding us we wish to study. When models are developed, some input variables or characteristics are used, and some others are excluded; it is therefore straightforward that a models can be good enough to be useful or not but will never pretend to explain a real process in its whole complexity. Otherwise, they will try to simplify the studied system in a way the results have significance.</w:t>
      </w:r>
    </w:p>
    <w:p w14:paraId="34BECB9F" w14:textId="77777777" w:rsidR="00267805" w:rsidRPr="00DF25CA" w:rsidRDefault="00267805" w:rsidP="00267805">
      <w:pPr>
        <w:jc w:val="both"/>
        <w:rPr>
          <w:rFonts w:ascii="Arial Narrow" w:hAnsi="Arial Narrow" w:cs="Arial"/>
          <w:color w:val="000000"/>
          <w:shd w:val="clear" w:color="auto" w:fill="FFFFFF"/>
        </w:rPr>
      </w:pPr>
    </w:p>
    <w:p w14:paraId="169662F0" w14:textId="77777777" w:rsidR="00267805" w:rsidRPr="00DF25CA" w:rsidRDefault="00267805" w:rsidP="00267805">
      <w:pPr>
        <w:jc w:val="both"/>
        <w:rPr>
          <w:rFonts w:ascii="Arial Narrow" w:hAnsi="Arial Narrow" w:cs="Arial"/>
          <w:color w:val="000000"/>
          <w:shd w:val="clear" w:color="auto" w:fill="FFFFFF"/>
        </w:rPr>
      </w:pPr>
      <w:r w:rsidRPr="00DF25CA">
        <w:rPr>
          <w:rFonts w:ascii="Arial Narrow" w:hAnsi="Arial Narrow" w:cs="Arial"/>
          <w:color w:val="000000"/>
          <w:shd w:val="clear" w:color="auto" w:fill="FFFFFF"/>
        </w:rPr>
        <w:t xml:space="preserve">If a given system is particularly a mathematical model, which is a representation of the reality based on mathematical relationships, it can be classified in several ways explained below </w:t>
      </w:r>
      <w:sdt>
        <w:sdtPr>
          <w:rPr>
            <w:rFonts w:ascii="Arial Narrow" w:hAnsi="Arial Narrow" w:cs="Arial"/>
            <w:color w:val="000000"/>
            <w:shd w:val="clear" w:color="auto" w:fill="FFFFFF"/>
          </w:rPr>
          <w:id w:val="1851904935"/>
          <w:citation/>
        </w:sdtPr>
        <w:sdtContent>
          <w:r w:rsidRPr="00DF25CA">
            <w:rPr>
              <w:rFonts w:ascii="Arial Narrow" w:hAnsi="Arial Narrow" w:cs="Arial"/>
              <w:color w:val="000000"/>
              <w:shd w:val="clear" w:color="auto" w:fill="FFFFFF"/>
            </w:rPr>
            <w:fldChar w:fldCharType="begin"/>
          </w:r>
          <w:r w:rsidRPr="00DF25CA">
            <w:rPr>
              <w:rFonts w:ascii="Arial Narrow" w:hAnsi="Arial Narrow" w:cs="Arial"/>
              <w:color w:val="000000"/>
              <w:shd w:val="clear" w:color="auto" w:fill="FFFFFF"/>
            </w:rPr>
            <w:instrText xml:space="preserve"> CITATION Leo19 \l 3082 </w:instrText>
          </w:r>
          <w:r w:rsidRPr="00DF25CA">
            <w:rPr>
              <w:rFonts w:ascii="Arial Narrow" w:hAnsi="Arial Narrow" w:cs="Arial"/>
              <w:color w:val="000000"/>
              <w:shd w:val="clear" w:color="auto" w:fill="FFFFFF"/>
            </w:rPr>
            <w:fldChar w:fldCharType="separate"/>
          </w:r>
          <w:r w:rsidRPr="00DF25CA">
            <w:rPr>
              <w:rFonts w:ascii="Arial Narrow" w:hAnsi="Arial Narrow" w:cs="Arial"/>
              <w:noProof/>
              <w:color w:val="000000"/>
              <w:shd w:val="clear" w:color="auto" w:fill="FFFFFF"/>
            </w:rPr>
            <w:t>(Pospeev, 2019)</w:t>
          </w:r>
          <w:r w:rsidRPr="00DF25CA">
            <w:rPr>
              <w:rFonts w:ascii="Arial Narrow" w:hAnsi="Arial Narrow" w:cs="Arial"/>
              <w:color w:val="000000"/>
              <w:shd w:val="clear" w:color="auto" w:fill="FFFFFF"/>
            </w:rPr>
            <w:fldChar w:fldCharType="end"/>
          </w:r>
        </w:sdtContent>
      </w:sdt>
      <w:r w:rsidRPr="00DF25CA">
        <w:rPr>
          <w:rFonts w:ascii="Arial Narrow" w:hAnsi="Arial Narrow" w:cs="Arial"/>
          <w:color w:val="000000"/>
          <w:shd w:val="clear" w:color="auto" w:fill="FFFFFF"/>
        </w:rPr>
        <w:t>:</w:t>
      </w:r>
    </w:p>
    <w:p w14:paraId="225E524D" w14:textId="77777777" w:rsidR="00267805" w:rsidRPr="00DF25CA" w:rsidRDefault="00267805" w:rsidP="00267805">
      <w:pPr>
        <w:jc w:val="both"/>
        <w:rPr>
          <w:rFonts w:ascii="Arial Narrow" w:hAnsi="Arial Narrow" w:cs="Arial"/>
          <w:color w:val="000000"/>
          <w:shd w:val="clear" w:color="auto" w:fill="FFFFFF"/>
        </w:rPr>
      </w:pPr>
    </w:p>
    <w:p w14:paraId="178827E5" w14:textId="77777777" w:rsidR="00267805" w:rsidRPr="00DF25CA" w:rsidRDefault="00267805" w:rsidP="00267805">
      <w:pPr>
        <w:pStyle w:val="ListParagraph"/>
        <w:numPr>
          <w:ilvl w:val="0"/>
          <w:numId w:val="13"/>
        </w:numPr>
        <w:jc w:val="both"/>
        <w:rPr>
          <w:rFonts w:ascii="Arial Narrow" w:hAnsi="Arial Narrow" w:cs="Arial"/>
          <w:color w:val="000000"/>
          <w:shd w:val="clear" w:color="auto" w:fill="FFFFFF"/>
        </w:rPr>
      </w:pPr>
      <w:r w:rsidRPr="00DF25CA">
        <w:rPr>
          <w:rFonts w:ascii="Arial Narrow" w:hAnsi="Arial Narrow" w:cs="Arial"/>
          <w:color w:val="000000"/>
          <w:shd w:val="clear" w:color="auto" w:fill="FFFFFF"/>
        </w:rPr>
        <w:t>Deterministic vs probabilistic: The model’s output is the same always for a given set of input values, or otherwise it has an intrinsic randomness which makes the output values vary even for the same set of input values. In this last case we usually see that state variables of the system are not described by unique values, but for probabilistic equations.</w:t>
      </w:r>
    </w:p>
    <w:p w14:paraId="5D6F4073" w14:textId="77777777" w:rsidR="00267805" w:rsidRPr="00DF25CA" w:rsidRDefault="00267805" w:rsidP="00267805">
      <w:pPr>
        <w:jc w:val="both"/>
        <w:rPr>
          <w:rFonts w:ascii="Arial Narrow" w:hAnsi="Arial Narrow" w:cs="Arial"/>
          <w:color w:val="000000"/>
          <w:shd w:val="clear" w:color="auto" w:fill="FFFFFF"/>
        </w:rPr>
      </w:pPr>
    </w:p>
    <w:p w14:paraId="100867D4" w14:textId="77777777" w:rsidR="00267805" w:rsidRPr="00DF25CA" w:rsidRDefault="00267805" w:rsidP="00267805">
      <w:pPr>
        <w:pStyle w:val="ListParagraph"/>
        <w:numPr>
          <w:ilvl w:val="0"/>
          <w:numId w:val="13"/>
        </w:numPr>
        <w:jc w:val="both"/>
        <w:rPr>
          <w:rFonts w:ascii="Arial Narrow" w:hAnsi="Arial Narrow" w:cs="Arial"/>
          <w:color w:val="000000"/>
          <w:shd w:val="clear" w:color="auto" w:fill="FFFFFF"/>
        </w:rPr>
      </w:pPr>
      <w:r w:rsidRPr="00DF25CA">
        <w:rPr>
          <w:rFonts w:ascii="Arial Narrow" w:hAnsi="Arial Narrow" w:cs="Arial"/>
          <w:color w:val="000000"/>
          <w:shd w:val="clear" w:color="auto" w:fill="FFFFFF"/>
        </w:rPr>
        <w:t>Static vs. dynamic: State variables in static models are not time dependant but in steady state, while in dynamic models state variables do depend on time.</w:t>
      </w:r>
    </w:p>
    <w:p w14:paraId="2D83E0A5" w14:textId="77777777" w:rsidR="00267805" w:rsidRPr="00DF25CA" w:rsidRDefault="00267805" w:rsidP="00267805">
      <w:pPr>
        <w:jc w:val="both"/>
        <w:rPr>
          <w:rFonts w:ascii="Arial Narrow" w:hAnsi="Arial Narrow" w:cs="Arial"/>
          <w:color w:val="000000"/>
          <w:shd w:val="clear" w:color="auto" w:fill="FFFFFF"/>
        </w:rPr>
      </w:pPr>
    </w:p>
    <w:p w14:paraId="374DEF5C" w14:textId="77777777" w:rsidR="00267805" w:rsidRPr="00DF25CA" w:rsidRDefault="00267805" w:rsidP="00267805">
      <w:pPr>
        <w:pStyle w:val="ListParagraph"/>
        <w:numPr>
          <w:ilvl w:val="0"/>
          <w:numId w:val="13"/>
        </w:numPr>
        <w:jc w:val="both"/>
        <w:rPr>
          <w:rFonts w:ascii="Arial Narrow" w:hAnsi="Arial Narrow" w:cs="Arial"/>
          <w:color w:val="000000"/>
          <w:shd w:val="clear" w:color="auto" w:fill="FFFFFF"/>
        </w:rPr>
      </w:pPr>
      <w:r w:rsidRPr="00DF25CA">
        <w:rPr>
          <w:rFonts w:ascii="Arial Narrow" w:hAnsi="Arial Narrow" w:cs="Arial"/>
          <w:color w:val="000000"/>
          <w:shd w:val="clear" w:color="auto" w:fill="FFFFFF"/>
        </w:rPr>
        <w:t>Discrete vs. continuous: The equations inside the model follow a continuous paradigm or a discrete one. For instance, the parameters we measured in the OR room were recorded every 1 second, so our model will be discrete.</w:t>
      </w:r>
    </w:p>
    <w:p w14:paraId="43E478F5" w14:textId="77777777" w:rsidR="00267805" w:rsidRPr="00DF25CA" w:rsidRDefault="00267805" w:rsidP="00267805">
      <w:pPr>
        <w:jc w:val="both"/>
        <w:rPr>
          <w:rFonts w:ascii="Arial Narrow" w:hAnsi="Arial Narrow" w:cs="Arial"/>
          <w:color w:val="000000"/>
          <w:shd w:val="clear" w:color="auto" w:fill="FFFFFF"/>
        </w:rPr>
      </w:pPr>
    </w:p>
    <w:p w14:paraId="2F01355B" w14:textId="77777777" w:rsidR="00267805" w:rsidRPr="00DF25CA" w:rsidRDefault="00267805" w:rsidP="00267805">
      <w:pPr>
        <w:pStyle w:val="ListParagraph"/>
        <w:numPr>
          <w:ilvl w:val="0"/>
          <w:numId w:val="13"/>
        </w:numPr>
        <w:jc w:val="both"/>
        <w:rPr>
          <w:rFonts w:ascii="Arial Narrow" w:hAnsi="Arial Narrow" w:cs="Arial"/>
          <w:color w:val="000000"/>
          <w:shd w:val="clear" w:color="auto" w:fill="FFFFFF"/>
        </w:rPr>
      </w:pPr>
      <w:r w:rsidRPr="00DF25CA">
        <w:rPr>
          <w:rFonts w:ascii="Arial Narrow" w:hAnsi="Arial Narrow" w:cs="Arial"/>
          <w:color w:val="000000"/>
          <w:shd w:val="clear" w:color="auto" w:fill="FFFFFF"/>
        </w:rPr>
        <w:t>Linear vs. nonlinear: Referring the distribution of the mathematical approximations to represent reality, if they are based on linear relationships or of higher order relationships.</w:t>
      </w:r>
    </w:p>
    <w:p w14:paraId="5C68C28B" w14:textId="77777777" w:rsidR="00267805" w:rsidRPr="00DF25CA" w:rsidRDefault="00267805" w:rsidP="00267805">
      <w:pPr>
        <w:jc w:val="both"/>
        <w:rPr>
          <w:rFonts w:ascii="Arial Narrow" w:hAnsi="Arial Narrow" w:cs="Arial"/>
          <w:color w:val="000000"/>
          <w:shd w:val="clear" w:color="auto" w:fill="FFFFFF"/>
        </w:rPr>
      </w:pPr>
    </w:p>
    <w:p w14:paraId="39FC2A36" w14:textId="77777777" w:rsidR="00267805" w:rsidRPr="00DF25CA" w:rsidRDefault="00267805" w:rsidP="00267805">
      <w:pPr>
        <w:pStyle w:val="ListParagraph"/>
        <w:numPr>
          <w:ilvl w:val="0"/>
          <w:numId w:val="13"/>
        </w:numPr>
        <w:jc w:val="both"/>
        <w:rPr>
          <w:rFonts w:ascii="Arial Narrow" w:hAnsi="Arial Narrow" w:cs="Arial"/>
          <w:color w:val="000000"/>
          <w:shd w:val="clear" w:color="auto" w:fill="FFFFFF"/>
        </w:rPr>
      </w:pPr>
      <w:r w:rsidRPr="00DF25CA">
        <w:rPr>
          <w:rFonts w:ascii="Arial Narrow" w:hAnsi="Arial Narrow" w:cs="Arial"/>
          <w:color w:val="000000"/>
          <w:shd w:val="clear" w:color="auto" w:fill="FFFFFF"/>
        </w:rPr>
        <w:t>Etc.</w:t>
      </w:r>
    </w:p>
    <w:p w14:paraId="19EC19AF" w14:textId="77777777" w:rsidR="00267805" w:rsidRPr="00DF25CA" w:rsidRDefault="00267805" w:rsidP="00267805">
      <w:pPr>
        <w:jc w:val="both"/>
        <w:rPr>
          <w:rFonts w:ascii="Arial Narrow" w:hAnsi="Arial Narrow" w:cs="Arial"/>
          <w:color w:val="000000"/>
          <w:shd w:val="clear" w:color="auto" w:fill="FFFFFF"/>
        </w:rPr>
      </w:pPr>
    </w:p>
    <w:p w14:paraId="11A20DAB" w14:textId="77777777" w:rsidR="00267805" w:rsidRPr="00DF25CA" w:rsidRDefault="00267805" w:rsidP="00267805">
      <w:pPr>
        <w:jc w:val="both"/>
        <w:rPr>
          <w:rFonts w:ascii="Arial Narrow" w:hAnsi="Arial Narrow" w:cs="Arial"/>
          <w:color w:val="000000"/>
          <w:shd w:val="clear" w:color="auto" w:fill="FFFFFF"/>
        </w:rPr>
      </w:pPr>
    </w:p>
    <w:p w14:paraId="10F30A5A" w14:textId="77777777" w:rsidR="00267805" w:rsidRPr="00DF25CA" w:rsidRDefault="00267805" w:rsidP="00267805">
      <w:pPr>
        <w:jc w:val="both"/>
        <w:rPr>
          <w:rFonts w:ascii="Arial Narrow" w:hAnsi="Arial Narrow" w:cs="Arial"/>
          <w:color w:val="000000"/>
          <w:shd w:val="clear" w:color="auto" w:fill="FFFFFF"/>
        </w:rPr>
      </w:pPr>
    </w:p>
    <w:p w14:paraId="56E0DF22" w14:textId="77777777" w:rsidR="00267805" w:rsidRPr="00DF25CA" w:rsidRDefault="00267805" w:rsidP="00267805">
      <w:pPr>
        <w:pStyle w:val="Heading4"/>
        <w:numPr>
          <w:ilvl w:val="3"/>
          <w:numId w:val="12"/>
        </w:numPr>
        <w:rPr>
          <w:shd w:val="clear" w:color="auto" w:fill="FFFFFF"/>
        </w:rPr>
      </w:pPr>
      <w:bookmarkStart w:id="274" w:name="_Toc93057767"/>
      <w:r w:rsidRPr="00DF25CA">
        <w:rPr>
          <w:shd w:val="clear" w:color="auto" w:fill="FFFFFF"/>
        </w:rPr>
        <w:t>Predictive modelling</w:t>
      </w:r>
      <w:bookmarkEnd w:id="274"/>
      <w:r w:rsidRPr="00DF25CA">
        <w:rPr>
          <w:shd w:val="clear" w:color="auto" w:fill="FFFFFF"/>
        </w:rPr>
        <w:t xml:space="preserve"> </w:t>
      </w:r>
    </w:p>
    <w:p w14:paraId="0BDCFD49" w14:textId="77777777" w:rsidR="00267805" w:rsidRPr="00DF25CA" w:rsidRDefault="00267805" w:rsidP="00267805"/>
    <w:p w14:paraId="37ED9C82" w14:textId="77777777" w:rsidR="00267805" w:rsidRPr="00DF25CA" w:rsidRDefault="00267805" w:rsidP="00267805">
      <w:pPr>
        <w:jc w:val="both"/>
        <w:rPr>
          <w:rFonts w:ascii="Arial Narrow" w:hAnsi="Arial Narrow" w:cs="Arial"/>
          <w:color w:val="000000"/>
          <w:shd w:val="clear" w:color="auto" w:fill="FFFFFF"/>
        </w:rPr>
      </w:pPr>
      <w:r w:rsidRPr="00DF25CA">
        <w:rPr>
          <w:rFonts w:ascii="Arial Narrow" w:hAnsi="Arial Narrow" w:cs="Arial"/>
          <w:color w:val="000000"/>
          <w:shd w:val="clear" w:color="auto" w:fill="FFFFFF"/>
        </w:rPr>
        <w:lastRenderedPageBreak/>
        <w:t xml:space="preserve">When talking about predictive modelling, the adjective predictive stands for its finality to obtain information about what is going to happen in the future based on information of the past. </w:t>
      </w:r>
    </w:p>
    <w:p w14:paraId="3199E98A" w14:textId="77777777" w:rsidR="00267805" w:rsidRPr="00DF25CA" w:rsidRDefault="00267805" w:rsidP="00267805">
      <w:pPr>
        <w:jc w:val="both"/>
        <w:rPr>
          <w:rFonts w:ascii="Arial Narrow" w:hAnsi="Arial Narrow" w:cs="Arial"/>
          <w:color w:val="000000"/>
          <w:shd w:val="clear" w:color="auto" w:fill="FFFFFF"/>
        </w:rPr>
      </w:pPr>
    </w:p>
    <w:p w14:paraId="78A12374" w14:textId="77777777" w:rsidR="00267805" w:rsidRPr="00DF25CA" w:rsidRDefault="00267805" w:rsidP="00267805">
      <w:pPr>
        <w:jc w:val="both"/>
        <w:rPr>
          <w:rFonts w:ascii="Arial Narrow" w:hAnsi="Arial Narrow" w:cs="Arial"/>
          <w:color w:val="000000"/>
          <w:shd w:val="clear" w:color="auto" w:fill="FFFFFF"/>
        </w:rPr>
      </w:pPr>
      <w:r w:rsidRPr="00DF25CA">
        <w:rPr>
          <w:rFonts w:ascii="Arial Narrow" w:hAnsi="Arial Narrow" w:cs="Arial"/>
          <w:color w:val="000000"/>
          <w:shd w:val="clear" w:color="auto" w:fill="FFFFFF"/>
        </w:rPr>
        <w:t>For instance, sophisticated predictive models are used to predict health events in patients and to screen high risk individuals, such as for predicting cardiovascular disease, breast cancer or anaesthetic complications and events. Predictive modelling does not inherently belong to any of the classifications stated above but takes different forms depending on its characteristics and those of the algorithms inside it.</w:t>
      </w:r>
    </w:p>
    <w:p w14:paraId="58DA0E8D" w14:textId="77777777" w:rsidR="00267805" w:rsidRPr="00DF25CA" w:rsidRDefault="00267805" w:rsidP="00267805">
      <w:pPr>
        <w:jc w:val="both"/>
        <w:rPr>
          <w:rFonts w:ascii="Arial Narrow" w:hAnsi="Arial Narrow" w:cs="Arial"/>
          <w:color w:val="000000"/>
          <w:shd w:val="clear" w:color="auto" w:fill="FFFFFF"/>
        </w:rPr>
      </w:pPr>
      <w:commentRangeStart w:id="275"/>
      <w:commentRangeEnd w:id="275"/>
      <w:r w:rsidRPr="00DF25CA">
        <w:rPr>
          <w:rStyle w:val="CommentReference"/>
        </w:rPr>
        <w:commentReference w:id="275"/>
      </w:r>
    </w:p>
    <w:p w14:paraId="406D2957" w14:textId="77777777" w:rsidR="00267805" w:rsidRPr="00DF25CA" w:rsidRDefault="00267805" w:rsidP="00267805">
      <w:pPr>
        <w:keepNext/>
        <w:jc w:val="both"/>
        <w:rPr>
          <w:rFonts w:ascii="Arial Narrow" w:hAnsi="Arial Narrow" w:cs="Arial"/>
          <w:color w:val="000000"/>
          <w:shd w:val="clear" w:color="auto" w:fill="FFFFFF"/>
        </w:rPr>
      </w:pPr>
      <w:r w:rsidRPr="00DF25CA">
        <w:rPr>
          <w:rFonts w:ascii="Arial Narrow" w:hAnsi="Arial Narrow" w:cs="Arial"/>
          <w:noProof/>
          <w:color w:val="000000"/>
          <w:shd w:val="clear" w:color="auto" w:fill="FFFFFF"/>
        </w:rPr>
        <w:drawing>
          <wp:anchor distT="0" distB="0" distL="114300" distR="114300" simplePos="0" relativeHeight="251662336" behindDoc="1" locked="0" layoutInCell="1" allowOverlap="1" wp14:anchorId="25973C8F" wp14:editId="35FB0BFF">
            <wp:simplePos x="0" y="0"/>
            <wp:positionH relativeFrom="column">
              <wp:posOffset>-41910</wp:posOffset>
            </wp:positionH>
            <wp:positionV relativeFrom="paragraph">
              <wp:posOffset>1449647</wp:posOffset>
            </wp:positionV>
            <wp:extent cx="3319780" cy="1589405"/>
            <wp:effectExtent l="0" t="0" r="0" b="0"/>
            <wp:wrapTight wrapText="bothSides">
              <wp:wrapPolygon edited="0">
                <wp:start x="0" y="0"/>
                <wp:lineTo x="0" y="21402"/>
                <wp:lineTo x="21484" y="21402"/>
                <wp:lineTo x="21484" y="0"/>
                <wp:lineTo x="0" y="0"/>
              </wp:wrapPolygon>
            </wp:wrapTight>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19780" cy="1589405"/>
                    </a:xfrm>
                    <a:prstGeom prst="rect">
                      <a:avLst/>
                    </a:prstGeom>
                  </pic:spPr>
                </pic:pic>
              </a:graphicData>
            </a:graphic>
            <wp14:sizeRelH relativeFrom="page">
              <wp14:pctWidth>0</wp14:pctWidth>
            </wp14:sizeRelH>
            <wp14:sizeRelV relativeFrom="page">
              <wp14:pctHeight>0</wp14:pctHeight>
            </wp14:sizeRelV>
          </wp:anchor>
        </w:drawing>
      </w:r>
      <w:r w:rsidRPr="00DF25CA">
        <w:rPr>
          <w:rFonts w:ascii="Arial Narrow" w:hAnsi="Arial Narrow" w:cs="Arial"/>
          <w:color w:val="000000"/>
          <w:shd w:val="clear" w:color="auto" w:fill="FFFFFF"/>
        </w:rPr>
        <w:t>Therefore, a model is predictive if it uses information from the past, e.g., past examples, in order to achieve a future prediction or output result. Even though the term Machine Learning model is frequently used, what we are handling is a predictive model, which inside it we are using a ML algorithm. Also, methods and algorithms used inside the model can be of several types and origins: basic statistics, time-dependant causal equations, AI algorithms such as ML and DL, and a long etcetera.</w:t>
      </w:r>
    </w:p>
    <w:p w14:paraId="36D7BA95" w14:textId="77777777" w:rsidR="00267805" w:rsidRPr="00DF25CA" w:rsidRDefault="00267805" w:rsidP="00267805">
      <w:pPr>
        <w:keepNext/>
        <w:jc w:val="both"/>
        <w:rPr>
          <w:rFonts w:ascii="Arial Narrow" w:hAnsi="Arial Narrow" w:cs="Arial"/>
          <w:color w:val="000000"/>
          <w:shd w:val="clear" w:color="auto" w:fill="FFFFFF"/>
        </w:rPr>
      </w:pPr>
    </w:p>
    <w:p w14:paraId="0D1DC704" w14:textId="77777777" w:rsidR="00267805" w:rsidRPr="00DF25CA" w:rsidRDefault="00267805" w:rsidP="00267805">
      <w:pPr>
        <w:pStyle w:val="Caption"/>
        <w:jc w:val="both"/>
      </w:pPr>
      <w:r w:rsidRPr="00DF25CA">
        <w:rPr>
          <w:noProof/>
        </w:rPr>
        <mc:AlternateContent>
          <mc:Choice Requires="wps">
            <w:drawing>
              <wp:anchor distT="0" distB="0" distL="114300" distR="114300" simplePos="0" relativeHeight="251663360" behindDoc="1" locked="0" layoutInCell="1" allowOverlap="1" wp14:anchorId="7B080B80" wp14:editId="7EAE33D8">
                <wp:simplePos x="0" y="0"/>
                <wp:positionH relativeFrom="column">
                  <wp:posOffset>3408045</wp:posOffset>
                </wp:positionH>
                <wp:positionV relativeFrom="paragraph">
                  <wp:posOffset>2633980</wp:posOffset>
                </wp:positionV>
                <wp:extent cx="2457450" cy="635"/>
                <wp:effectExtent l="0" t="0" r="6350" b="0"/>
                <wp:wrapTight wrapText="bothSides">
                  <wp:wrapPolygon edited="0">
                    <wp:start x="0" y="0"/>
                    <wp:lineTo x="0" y="21012"/>
                    <wp:lineTo x="21544" y="21012"/>
                    <wp:lineTo x="21544"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2457450" cy="635"/>
                        </a:xfrm>
                        <a:prstGeom prst="rect">
                          <a:avLst/>
                        </a:prstGeom>
                        <a:solidFill>
                          <a:prstClr val="white"/>
                        </a:solidFill>
                        <a:ln>
                          <a:noFill/>
                        </a:ln>
                      </wps:spPr>
                      <wps:txbx>
                        <w:txbxContent>
                          <w:p w14:paraId="75A7C128" w14:textId="77777777" w:rsidR="00267805" w:rsidRPr="00BD16EC" w:rsidRDefault="00267805" w:rsidP="00267805">
                            <w:pPr>
                              <w:pStyle w:val="Caption"/>
                              <w:rPr>
                                <w:rFonts w:ascii="Arial Narrow" w:hAnsi="Arial Narrow" w:cs="Arial"/>
                                <w:noProof/>
                                <w:color w:val="000000"/>
                                <w:shd w:val="clear" w:color="auto" w:fill="FFFFFF"/>
                                <w:lang w:val="en-US"/>
                                <w:rPrChange w:id="276" w:author="Pedro Gambus" w:date="2022-01-18T13:35:00Z">
                                  <w:rPr>
                                    <w:rFonts w:ascii="Arial Narrow" w:hAnsi="Arial Narrow" w:cs="Arial"/>
                                    <w:noProof/>
                                    <w:color w:val="000000"/>
                                    <w:shd w:val="clear" w:color="auto" w:fill="FFFFFF"/>
                                  </w:rPr>
                                </w:rPrChange>
                              </w:rPr>
                            </w:pPr>
                            <w:r w:rsidRPr="00BD16EC">
                              <w:rPr>
                                <w:lang w:val="en-US"/>
                                <w:rPrChange w:id="277" w:author="Pedro Gambus" w:date="2022-01-18T13:35:00Z">
                                  <w:rPr/>
                                </w:rPrChange>
                              </w:rPr>
                              <w:t xml:space="preserve">Figure </w:t>
                            </w:r>
                            <w:r>
                              <w:fldChar w:fldCharType="begin"/>
                            </w:r>
                            <w:r w:rsidRPr="00BD16EC">
                              <w:rPr>
                                <w:lang w:val="en-US"/>
                                <w:rPrChange w:id="278" w:author="Pedro Gambus" w:date="2022-01-18T13:35:00Z">
                                  <w:rPr/>
                                </w:rPrChange>
                              </w:rPr>
                              <w:instrText xml:space="preserve"> SEQ Figure \* ARABIC </w:instrText>
                            </w:r>
                            <w:r>
                              <w:fldChar w:fldCharType="separate"/>
                            </w:r>
                            <w:r w:rsidRPr="00BD16EC">
                              <w:rPr>
                                <w:noProof/>
                                <w:lang w:val="en-US"/>
                                <w:rPrChange w:id="279" w:author="Pedro Gambus" w:date="2022-01-18T13:35:00Z">
                                  <w:rPr>
                                    <w:noProof/>
                                  </w:rPr>
                                </w:rPrChange>
                              </w:rPr>
                              <w:t>8</w:t>
                            </w:r>
                            <w:r>
                              <w:rPr>
                                <w:noProof/>
                              </w:rPr>
                              <w:fldChar w:fldCharType="end"/>
                            </w:r>
                            <w:r w:rsidRPr="00BD16EC">
                              <w:rPr>
                                <w:lang w:val="en-US"/>
                                <w:rPrChange w:id="280" w:author="Pedro Gambus" w:date="2022-01-18T13:35:00Z">
                                  <w:rPr/>
                                </w:rPrChange>
                              </w:rPr>
                              <w:t>: Visualization of algorithms vs. artificial intelligence vs. machine learning vs. deep learning (Author: Johannes Vrana, Vrana GmbH, Licenses: CC BY-ND 4.0)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080B80" id="Text Box 1" o:spid="_x0000_s1028" type="#_x0000_t202" style="position:absolute;left:0;text-align:left;margin-left:268.35pt;margin-top:207.4pt;width:193.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" stroked="f">
                <v:textbox style="mso-fit-shape-to-text:t" inset="0,0,0,0">
                  <w:txbxContent>
                    <w:p w14:paraId="75A7C128" w14:textId="77777777" w:rsidR="00267805" w:rsidRPr="00BD16EC" w:rsidRDefault="00267805" w:rsidP="00267805">
                      <w:pPr>
                        <w:pStyle w:val="Caption"/>
                        <w:rPr>
                          <w:rFonts w:ascii="Arial Narrow" w:hAnsi="Arial Narrow" w:cs="Arial"/>
                          <w:noProof/>
                          <w:color w:val="000000"/>
                          <w:shd w:val="clear" w:color="auto" w:fill="FFFFFF"/>
                          <w:lang w:val="en-US"/>
                          <w:rPrChange w:id="281" w:author="Pedro Gambus" w:date="2022-01-18T13:35:00Z">
                            <w:rPr>
                              <w:rFonts w:ascii="Arial Narrow" w:hAnsi="Arial Narrow" w:cs="Arial"/>
                              <w:noProof/>
                              <w:color w:val="000000"/>
                              <w:shd w:val="clear" w:color="auto" w:fill="FFFFFF"/>
                            </w:rPr>
                          </w:rPrChange>
                        </w:rPr>
                      </w:pPr>
                      <w:r w:rsidRPr="00BD16EC">
                        <w:rPr>
                          <w:lang w:val="en-US"/>
                          <w:rPrChange w:id="282" w:author="Pedro Gambus" w:date="2022-01-18T13:35:00Z">
                            <w:rPr/>
                          </w:rPrChange>
                        </w:rPr>
                        <w:t xml:space="preserve">Figure </w:t>
                      </w:r>
                      <w:r>
                        <w:fldChar w:fldCharType="begin"/>
                      </w:r>
                      <w:r w:rsidRPr="00BD16EC">
                        <w:rPr>
                          <w:lang w:val="en-US"/>
                          <w:rPrChange w:id="283" w:author="Pedro Gambus" w:date="2022-01-18T13:35:00Z">
                            <w:rPr/>
                          </w:rPrChange>
                        </w:rPr>
                        <w:instrText xml:space="preserve"> SEQ Figure \* ARABIC </w:instrText>
                      </w:r>
                      <w:r>
                        <w:fldChar w:fldCharType="separate"/>
                      </w:r>
                      <w:r w:rsidRPr="00BD16EC">
                        <w:rPr>
                          <w:noProof/>
                          <w:lang w:val="en-US"/>
                          <w:rPrChange w:id="284" w:author="Pedro Gambus" w:date="2022-01-18T13:35:00Z">
                            <w:rPr>
                              <w:noProof/>
                            </w:rPr>
                          </w:rPrChange>
                        </w:rPr>
                        <w:t>8</w:t>
                      </w:r>
                      <w:r>
                        <w:rPr>
                          <w:noProof/>
                        </w:rPr>
                        <w:fldChar w:fldCharType="end"/>
                      </w:r>
                      <w:r w:rsidRPr="00BD16EC">
                        <w:rPr>
                          <w:lang w:val="en-US"/>
                          <w:rPrChange w:id="285" w:author="Pedro Gambus" w:date="2022-01-18T13:35:00Z">
                            <w:rPr/>
                          </w:rPrChange>
                        </w:rPr>
                        <w:t>: Visualization of algorithms vs. artificial intelligence vs. machine learning vs. deep learning (Author: Johannes Vrana, Vrana GmbH, Licenses: CC BY-ND 4.0)</w:t>
                      </w:r>
                    </w:p>
                  </w:txbxContent>
                </v:textbox>
                <w10:wrap type="tight"/>
              </v:shape>
            </w:pict>
          </mc:Fallback>
        </mc:AlternateContent>
      </w:r>
      <w:r w:rsidRPr="00DF25CA">
        <w:rPr>
          <w:rFonts w:ascii="Arial Narrow" w:hAnsi="Arial Narrow" w:cs="Arial"/>
          <w:noProof/>
          <w:color w:val="000000"/>
          <w:shd w:val="clear" w:color="auto" w:fill="FFFFFF"/>
        </w:rPr>
        <w:drawing>
          <wp:anchor distT="0" distB="0" distL="114300" distR="114300" simplePos="0" relativeHeight="251661312" behindDoc="1" locked="0" layoutInCell="1" allowOverlap="1" wp14:anchorId="7C07D988" wp14:editId="54311E2E">
            <wp:simplePos x="0" y="0"/>
            <wp:positionH relativeFrom="column">
              <wp:posOffset>3404870</wp:posOffset>
            </wp:positionH>
            <wp:positionV relativeFrom="paragraph">
              <wp:posOffset>41679</wp:posOffset>
            </wp:positionV>
            <wp:extent cx="2457450" cy="2531745"/>
            <wp:effectExtent l="0" t="0" r="6350" b="0"/>
            <wp:wrapTight wrapText="bothSides">
              <wp:wrapPolygon edited="0">
                <wp:start x="0" y="0"/>
                <wp:lineTo x="0" y="21454"/>
                <wp:lineTo x="21544" y="21454"/>
                <wp:lineTo x="21544" y="0"/>
                <wp:lineTo x="0" y="0"/>
              </wp:wrapPolygon>
            </wp:wrapTight>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57450" cy="2531745"/>
                    </a:xfrm>
                    <a:prstGeom prst="rect">
                      <a:avLst/>
                    </a:prstGeom>
                  </pic:spPr>
                </pic:pic>
              </a:graphicData>
            </a:graphic>
            <wp14:sizeRelH relativeFrom="page">
              <wp14:pctWidth>0</wp14:pctWidth>
            </wp14:sizeRelH>
            <wp14:sizeRelV relativeFrom="page">
              <wp14:pctHeight>0</wp14:pctHeight>
            </wp14:sizeRelV>
          </wp:anchor>
        </w:drawing>
      </w:r>
    </w:p>
    <w:p w14:paraId="4A68929C" w14:textId="77777777" w:rsidR="00267805" w:rsidRPr="00DF25CA" w:rsidRDefault="00267805" w:rsidP="00267805">
      <w:pPr>
        <w:pStyle w:val="Caption"/>
        <w:jc w:val="both"/>
      </w:pPr>
    </w:p>
    <w:p w14:paraId="28CD4051" w14:textId="77777777" w:rsidR="00267805" w:rsidRPr="00DF25CA" w:rsidRDefault="00267805" w:rsidP="00267805">
      <w:pPr>
        <w:pStyle w:val="Caption"/>
        <w:jc w:val="both"/>
        <w:rPr>
          <w:rFonts w:ascii="Arial Narrow" w:hAnsi="Arial Narrow" w:cs="Arial"/>
          <w:color w:val="000000"/>
          <w:shd w:val="clear" w:color="auto" w:fill="FFFFFF"/>
        </w:rPr>
      </w:pPr>
      <w:r w:rsidRPr="00DF25CA">
        <w:t xml:space="preserve">Figure </w:t>
      </w:r>
      <w:r w:rsidRPr="00DF25CA">
        <w:fldChar w:fldCharType="begin"/>
      </w:r>
      <w:r w:rsidRPr="00DF25CA">
        <w:instrText xml:space="preserve"> SEQ Figure \* ARABIC </w:instrText>
      </w:r>
      <w:r w:rsidRPr="00DF25CA">
        <w:fldChar w:fldCharType="separate"/>
      </w:r>
      <w:r>
        <w:rPr>
          <w:noProof/>
        </w:rPr>
        <w:t>9</w:t>
      </w:r>
      <w:r w:rsidRPr="00DF25CA">
        <w:fldChar w:fldCharType="end"/>
      </w:r>
      <w:r w:rsidRPr="00DF25CA">
        <w:t>: Predictive modelling scheme</w:t>
      </w:r>
      <w:sdt>
        <w:sdtPr>
          <w:id w:val="1315916944"/>
          <w:citation/>
        </w:sdtPr>
        <w:sdtContent>
          <w:r w:rsidRPr="00DF25CA">
            <w:fldChar w:fldCharType="begin"/>
          </w:r>
          <w:r w:rsidRPr="00DF25CA">
            <w:instrText xml:space="preserve">CITATION SRI21 \l 3082 </w:instrText>
          </w:r>
          <w:r w:rsidRPr="00DF25CA">
            <w:fldChar w:fldCharType="separate"/>
          </w:r>
          <w:r w:rsidRPr="00DF25CA">
            <w:rPr>
              <w:noProof/>
            </w:rPr>
            <w:t xml:space="preserve"> (Parthasarathy, 2021)</w:t>
          </w:r>
          <w:r w:rsidRPr="00DF25CA">
            <w:fldChar w:fldCharType="end"/>
          </w:r>
        </w:sdtContent>
      </w:sdt>
    </w:p>
    <w:p w14:paraId="65292E81" w14:textId="77777777" w:rsidR="00267805" w:rsidRPr="00DF25CA" w:rsidRDefault="00267805" w:rsidP="00267805">
      <w:pPr>
        <w:jc w:val="both"/>
        <w:rPr>
          <w:rFonts w:ascii="Arial Narrow" w:hAnsi="Arial Narrow" w:cs="Arial"/>
          <w:color w:val="000000"/>
          <w:shd w:val="clear" w:color="auto" w:fill="FFFFFF"/>
        </w:rPr>
      </w:pPr>
    </w:p>
    <w:p w14:paraId="77E9E4D9" w14:textId="77777777" w:rsidR="00267805" w:rsidRPr="00DF25CA" w:rsidRDefault="00267805" w:rsidP="00267805">
      <w:pPr>
        <w:jc w:val="both"/>
        <w:rPr>
          <w:rFonts w:ascii="Arial Narrow" w:hAnsi="Arial Narrow" w:cs="Arial"/>
          <w:color w:val="000000"/>
          <w:shd w:val="clear" w:color="auto" w:fill="FFFFFF"/>
        </w:rPr>
      </w:pPr>
      <w:r w:rsidRPr="00DF25CA">
        <w:rPr>
          <w:rFonts w:ascii="Arial Narrow" w:hAnsi="Arial Narrow" w:cs="Arial"/>
          <w:color w:val="000000"/>
          <w:shd w:val="clear" w:color="auto" w:fill="FFFFFF"/>
        </w:rPr>
        <w:t xml:space="preserve">But what is exactly ML and what has in common with AI? AI is a set of algorithms and techniques which pretend to mimic or assemble human like mental processes to accomplish tasks which usually require of human intelligence. ML is a subset of the AI paradigm, which is characterised by being capable of learning without being explicitly programmed. Finally, DL is a subset of ML characterised by a brain-like net of artificial neural networks (NN) which the DL algorithm uses to learn, also without being explicitly programmed but using vast amounts of data. </w:t>
      </w:r>
    </w:p>
    <w:p w14:paraId="62FD5ECD" w14:textId="77777777" w:rsidR="00267805" w:rsidRPr="00DF25CA" w:rsidRDefault="00267805" w:rsidP="00267805">
      <w:pPr>
        <w:jc w:val="both"/>
        <w:rPr>
          <w:rFonts w:ascii="Arial Narrow" w:hAnsi="Arial Narrow" w:cs="Arial"/>
          <w:color w:val="000000"/>
          <w:shd w:val="clear" w:color="auto" w:fill="FFFFFF"/>
        </w:rPr>
      </w:pPr>
      <w:r w:rsidRPr="00DF25CA">
        <w:rPr>
          <w:rFonts w:ascii="Arial Narrow" w:hAnsi="Arial Narrow" w:cs="Arial"/>
          <w:color w:val="000000"/>
          <w:shd w:val="clear" w:color="auto" w:fill="FFFFFF"/>
        </w:rPr>
        <w:t xml:space="preserve"> </w:t>
      </w:r>
    </w:p>
    <w:p w14:paraId="2D2AD5FC" w14:textId="77777777" w:rsidR="00267805" w:rsidRPr="00DF25CA" w:rsidRDefault="00267805" w:rsidP="00267805"/>
    <w:p w14:paraId="5F5FF385" w14:textId="77777777" w:rsidR="00267805" w:rsidRPr="00DF25CA" w:rsidRDefault="00267805" w:rsidP="00267805">
      <w:pPr>
        <w:pStyle w:val="Heading5"/>
        <w:numPr>
          <w:ilvl w:val="4"/>
          <w:numId w:val="12"/>
        </w:numPr>
      </w:pPr>
      <w:r w:rsidRPr="00DF25CA">
        <w:t>ML algorithms</w:t>
      </w:r>
    </w:p>
    <w:p w14:paraId="7F0E2063" w14:textId="77777777" w:rsidR="00267805" w:rsidRPr="00DF25CA" w:rsidRDefault="00267805" w:rsidP="00267805">
      <w:pPr>
        <w:spacing w:before="100" w:beforeAutospacing="1" w:after="100" w:afterAutospacing="1"/>
        <w:jc w:val="both"/>
        <w:rPr>
          <w:rFonts w:ascii="NimbusSanL" w:hAnsi="NimbusSanL"/>
          <w:sz w:val="22"/>
          <w:szCs w:val="22"/>
        </w:rPr>
      </w:pPr>
      <w:r w:rsidRPr="00DF25CA">
        <w:rPr>
          <w:rFonts w:ascii="NimbusSanL" w:hAnsi="NimbusSanL"/>
          <w:sz w:val="22"/>
          <w:szCs w:val="22"/>
        </w:rPr>
        <w:t>In this section we will review three of the most spread ML algorithms, Support Vector Components, Random Forest Classifier and K-Nearest neighbour.</w:t>
      </w:r>
    </w:p>
    <w:p w14:paraId="5BFD6575" w14:textId="77777777" w:rsidR="00267805" w:rsidRPr="00DF25CA" w:rsidRDefault="00267805" w:rsidP="00267805">
      <w:pPr>
        <w:spacing w:before="100" w:beforeAutospacing="1" w:after="100" w:afterAutospacing="1"/>
        <w:jc w:val="both"/>
        <w:rPr>
          <w:rFonts w:ascii="NimbusSanL" w:hAnsi="NimbusSanL"/>
          <w:b/>
          <w:bCs/>
          <w:sz w:val="22"/>
          <w:szCs w:val="22"/>
        </w:rPr>
      </w:pPr>
      <w:r w:rsidRPr="00DF25CA">
        <w:rPr>
          <w:rFonts w:ascii="NimbusSanL" w:hAnsi="NimbusSanL"/>
          <w:b/>
          <w:bCs/>
          <w:sz w:val="22"/>
          <w:szCs w:val="22"/>
        </w:rPr>
        <w:t xml:space="preserve">Support Vector Machine </w:t>
      </w:r>
    </w:p>
    <w:p w14:paraId="232A1E22" w14:textId="77777777" w:rsidR="00267805" w:rsidRPr="00DF25CA" w:rsidRDefault="00267805" w:rsidP="00267805">
      <w:pPr>
        <w:jc w:val="both"/>
        <w:rPr>
          <w:rFonts w:ascii="Arial Narrow" w:hAnsi="Arial Narrow" w:cs="Arial"/>
        </w:rPr>
      </w:pPr>
      <w:r w:rsidRPr="00DF25CA">
        <w:rPr>
          <w:rFonts w:ascii="Arial Narrow" w:hAnsi="Arial Narrow" w:cs="Arial"/>
        </w:rPr>
        <w:t xml:space="preserve">SVM is a supervised machine-learning algorithm that provides classification, regression, and outlier detection. SVM learns by creating a separating “line” between the two class points of the training data (e.g. drawn in a x-y plane). This “line”, which actually is a hyperplane, must perfectly separate the two </w:t>
      </w:r>
      <w:r w:rsidRPr="00DF25CA">
        <w:rPr>
          <w:rFonts w:ascii="Arial Narrow" w:hAnsi="Arial Narrow" w:cs="Arial"/>
        </w:rPr>
        <w:lastRenderedPageBreak/>
        <w:t xml:space="preserve">classes, and its distance from both classes is to be maximized </w:t>
      </w:r>
      <w:sdt>
        <w:sdtPr>
          <w:rPr>
            <w:rFonts w:ascii="Arial Narrow" w:hAnsi="Arial Narrow" w:cs="Arial"/>
          </w:rPr>
          <w:id w:val="-1442142920"/>
          <w:citation/>
        </w:sdtPr>
        <w:sdtContent>
          <w:r w:rsidRPr="00DF25CA">
            <w:rPr>
              <w:rFonts w:ascii="Arial Narrow" w:hAnsi="Arial Narrow" w:cs="Arial"/>
            </w:rPr>
            <w:fldChar w:fldCharType="begin"/>
          </w:r>
          <w:r w:rsidRPr="00DF25CA">
            <w:rPr>
              <w:rFonts w:ascii="Arial Narrow" w:hAnsi="Arial Narrow" w:cs="Arial"/>
            </w:rPr>
            <w:instrText xml:space="preserve">CITATION Pus \p 80-111 \t  \l 3082 </w:instrText>
          </w:r>
          <w:r w:rsidRPr="00DF25CA">
            <w:rPr>
              <w:rFonts w:ascii="Arial Narrow" w:hAnsi="Arial Narrow" w:cs="Arial"/>
            </w:rPr>
            <w:fldChar w:fldCharType="separate"/>
          </w:r>
          <w:r w:rsidRPr="00DF25CA">
            <w:rPr>
              <w:rFonts w:ascii="Arial Narrow" w:hAnsi="Arial Narrow" w:cs="Arial"/>
            </w:rPr>
            <w:t>(Pushpa Singh N. S., 2021, págs. 80-111)</w:t>
          </w:r>
          <w:r w:rsidRPr="00DF25CA">
            <w:rPr>
              <w:rFonts w:ascii="Arial Narrow" w:hAnsi="Arial Narrow" w:cs="Arial"/>
            </w:rPr>
            <w:fldChar w:fldCharType="end"/>
          </w:r>
        </w:sdtContent>
      </w:sdt>
      <w:r w:rsidRPr="00DF25CA">
        <w:rPr>
          <w:rFonts w:ascii="Arial Narrow" w:hAnsi="Arial Narrow" w:cs="Arial"/>
        </w:rPr>
        <w:t>.</w:t>
      </w:r>
    </w:p>
    <w:p w14:paraId="21D2D605" w14:textId="77777777" w:rsidR="00267805" w:rsidRPr="00DF25CA" w:rsidRDefault="00267805" w:rsidP="00267805">
      <w:pPr>
        <w:jc w:val="both"/>
        <w:rPr>
          <w:rFonts w:ascii="Arial Narrow" w:hAnsi="Arial Narrow" w:cs="Arial"/>
        </w:rPr>
      </w:pPr>
    </w:p>
    <w:p w14:paraId="30694539" w14:textId="77777777" w:rsidR="00267805" w:rsidRPr="00DF25CA" w:rsidRDefault="00267805" w:rsidP="00267805">
      <w:pPr>
        <w:jc w:val="both"/>
        <w:rPr>
          <w:rFonts w:ascii="Arial Narrow" w:hAnsi="Arial Narrow" w:cs="Arial"/>
        </w:rPr>
      </w:pPr>
      <w:r w:rsidRPr="00DF25CA">
        <w:rPr>
          <w:rFonts w:ascii="Arial Narrow" w:hAnsi="Arial Narrow" w:cs="Arial"/>
          <w:noProof/>
        </w:rPr>
        <w:drawing>
          <wp:inline distT="0" distB="0" distL="0" distR="0" wp14:anchorId="7B5FBA93" wp14:editId="2285A0E0">
            <wp:extent cx="2349500" cy="1778000"/>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349500" cy="1778000"/>
                    </a:xfrm>
                    <a:prstGeom prst="rect">
                      <a:avLst/>
                    </a:prstGeom>
                  </pic:spPr>
                </pic:pic>
              </a:graphicData>
            </a:graphic>
          </wp:inline>
        </w:drawing>
      </w:r>
    </w:p>
    <w:p w14:paraId="51917984" w14:textId="77777777" w:rsidR="00267805" w:rsidRPr="00DF25CA" w:rsidRDefault="00267805" w:rsidP="00267805">
      <w:pPr>
        <w:jc w:val="both"/>
        <w:rPr>
          <w:rFonts w:ascii="Arial Narrow" w:hAnsi="Arial Narrow" w:cs="Arial"/>
        </w:rPr>
      </w:pPr>
    </w:p>
    <w:p w14:paraId="54EFA6AD" w14:textId="77777777" w:rsidR="00267805" w:rsidRPr="00DF25CA" w:rsidRDefault="00267805" w:rsidP="00267805">
      <w:pPr>
        <w:jc w:val="both"/>
        <w:rPr>
          <w:rFonts w:ascii="Arial Narrow" w:hAnsi="Arial Narrow" w:cs="Arial"/>
          <w:color w:val="44546A" w:themeColor="text2"/>
          <w:sz w:val="18"/>
          <w:szCs w:val="18"/>
        </w:rPr>
      </w:pPr>
      <w:r w:rsidRPr="00DF25CA">
        <w:rPr>
          <w:rFonts w:ascii="Arial Narrow" w:hAnsi="Arial Narrow" w:cs="Arial"/>
          <w:color w:val="44546A" w:themeColor="text2"/>
          <w:sz w:val="18"/>
          <w:szCs w:val="18"/>
        </w:rPr>
        <w:t xml:space="preserve">Figure </w:t>
      </w:r>
      <w:r w:rsidRPr="00DF25CA">
        <w:rPr>
          <w:rFonts w:ascii="Arial Narrow" w:hAnsi="Arial Narrow" w:cs="Arial"/>
          <w:color w:val="44546A" w:themeColor="text2"/>
          <w:sz w:val="18"/>
          <w:szCs w:val="18"/>
        </w:rPr>
        <w:fldChar w:fldCharType="begin"/>
      </w:r>
      <w:r w:rsidRPr="00DF25CA">
        <w:rPr>
          <w:rFonts w:ascii="Arial Narrow" w:hAnsi="Arial Narrow" w:cs="Arial"/>
          <w:color w:val="44546A" w:themeColor="text2"/>
          <w:sz w:val="18"/>
          <w:szCs w:val="18"/>
        </w:rPr>
        <w:instrText xml:space="preserve"> SEQ Figure \* ARABIC </w:instrText>
      </w:r>
      <w:r w:rsidRPr="00DF25CA">
        <w:rPr>
          <w:rFonts w:ascii="Arial Narrow" w:hAnsi="Arial Narrow" w:cs="Arial"/>
          <w:color w:val="44546A" w:themeColor="text2"/>
          <w:sz w:val="18"/>
          <w:szCs w:val="18"/>
        </w:rPr>
        <w:fldChar w:fldCharType="separate"/>
      </w:r>
      <w:r>
        <w:rPr>
          <w:rFonts w:ascii="Arial Narrow" w:hAnsi="Arial Narrow" w:cs="Arial"/>
          <w:noProof/>
          <w:color w:val="44546A" w:themeColor="text2"/>
          <w:sz w:val="18"/>
          <w:szCs w:val="18"/>
        </w:rPr>
        <w:t>10</w:t>
      </w:r>
      <w:r w:rsidRPr="00DF25CA">
        <w:rPr>
          <w:rFonts w:ascii="Arial Narrow" w:hAnsi="Arial Narrow" w:cs="Arial"/>
          <w:color w:val="44546A" w:themeColor="text2"/>
          <w:sz w:val="18"/>
          <w:szCs w:val="18"/>
        </w:rPr>
        <w:fldChar w:fldCharType="end"/>
      </w:r>
      <w:r w:rsidRPr="00DF25CA">
        <w:rPr>
          <w:rFonts w:ascii="Arial Narrow" w:hAnsi="Arial Narrow" w:cs="Arial"/>
          <w:color w:val="44546A" w:themeColor="text2"/>
          <w:sz w:val="18"/>
          <w:szCs w:val="18"/>
        </w:rPr>
        <w:t>: SVM diagram (Pushpa Singh N. S., 2021, págs. 80-111).</w:t>
      </w:r>
    </w:p>
    <w:p w14:paraId="08DA2001" w14:textId="77777777" w:rsidR="00267805" w:rsidRPr="00DF25CA" w:rsidRDefault="00267805" w:rsidP="00267805">
      <w:pPr>
        <w:jc w:val="both"/>
        <w:rPr>
          <w:rFonts w:ascii="Arial Narrow" w:hAnsi="Arial Narrow" w:cs="Arial"/>
        </w:rPr>
      </w:pPr>
    </w:p>
    <w:p w14:paraId="330A8215" w14:textId="77777777" w:rsidR="00267805" w:rsidRPr="00DF25CA" w:rsidRDefault="00267805" w:rsidP="00267805">
      <w:pPr>
        <w:jc w:val="both"/>
        <w:rPr>
          <w:rFonts w:ascii="Arial Narrow" w:hAnsi="Arial Narrow" w:cs="Arial"/>
        </w:rPr>
      </w:pPr>
      <w:r w:rsidRPr="00DF25CA">
        <w:rPr>
          <w:rFonts w:ascii="Arial Narrow" w:hAnsi="Arial Narrow" w:cs="Arial"/>
        </w:rPr>
        <w:t xml:space="preserve">Still regarding learning, the closest points to the margin (the hyperplane, also call decision boundary) are called “Support Vectors” and are the ones defining the behaviour of the SVM. The distance from the points to the decision boundary is computed, and, and the minimum value of this whole is considered the functional margin of the model respect to the dataset. Obviously, the larger the functional margin, the better predictive characteristics will be present in the model. Finally, if it is not possible to separate the two classes through a linear approach, the “Kernel trick” is use, meaning that the model projects the los dimensionality information provided to higher dimensional spaces where the separation easier </w:t>
      </w:r>
      <w:sdt>
        <w:sdtPr>
          <w:rPr>
            <w:rFonts w:ascii="Arial Narrow" w:hAnsi="Arial Narrow" w:cs="Arial"/>
          </w:rPr>
          <w:id w:val="-1054239483"/>
          <w:citation/>
        </w:sdtPr>
        <w:sdtContent>
          <w:r w:rsidRPr="00DF25CA">
            <w:rPr>
              <w:rFonts w:ascii="Arial Narrow" w:hAnsi="Arial Narrow" w:cs="Arial"/>
            </w:rPr>
            <w:fldChar w:fldCharType="begin"/>
          </w:r>
          <w:r w:rsidRPr="00DF25CA">
            <w:rPr>
              <w:rFonts w:ascii="Arial Narrow" w:hAnsi="Arial Narrow" w:cs="Arial"/>
            </w:rPr>
            <w:instrText xml:space="preserve">CITATION Pus \p 80-111 \t  \l 3082 </w:instrText>
          </w:r>
          <w:r w:rsidRPr="00DF25CA">
            <w:rPr>
              <w:rFonts w:ascii="Arial Narrow" w:hAnsi="Arial Narrow" w:cs="Arial"/>
            </w:rPr>
            <w:fldChar w:fldCharType="separate"/>
          </w:r>
          <w:r w:rsidRPr="00DF25CA">
            <w:rPr>
              <w:rFonts w:ascii="Arial Narrow" w:hAnsi="Arial Narrow" w:cs="Arial"/>
            </w:rPr>
            <w:t>(Pushpa Singh N. S., 2021, págs. 80-111)</w:t>
          </w:r>
          <w:r w:rsidRPr="00DF25CA">
            <w:rPr>
              <w:rFonts w:ascii="Arial Narrow" w:hAnsi="Arial Narrow" w:cs="Arial"/>
            </w:rPr>
            <w:fldChar w:fldCharType="end"/>
          </w:r>
        </w:sdtContent>
      </w:sdt>
      <w:r w:rsidRPr="00DF25CA">
        <w:rPr>
          <w:rFonts w:ascii="Arial Narrow" w:hAnsi="Arial Narrow" w:cs="Arial"/>
        </w:rPr>
        <w:t>.</w:t>
      </w:r>
    </w:p>
    <w:p w14:paraId="352D308D" w14:textId="77777777" w:rsidR="00267805" w:rsidRPr="00DF25CA" w:rsidRDefault="00267805" w:rsidP="00267805">
      <w:pPr>
        <w:jc w:val="both"/>
        <w:rPr>
          <w:rFonts w:ascii="Arial Narrow" w:hAnsi="Arial Narrow" w:cs="Arial"/>
        </w:rPr>
      </w:pPr>
    </w:p>
    <w:p w14:paraId="21AC71A8" w14:textId="77777777" w:rsidR="00267805" w:rsidRPr="00DF25CA" w:rsidRDefault="00267805" w:rsidP="00267805">
      <w:pPr>
        <w:jc w:val="both"/>
        <w:rPr>
          <w:rFonts w:ascii="Arial Narrow" w:hAnsi="Arial Narrow" w:cs="Arial"/>
        </w:rPr>
      </w:pPr>
      <w:r w:rsidRPr="00DF25CA">
        <w:rPr>
          <w:rFonts w:ascii="Arial Narrow" w:hAnsi="Arial Narrow" w:cs="Arial"/>
        </w:rPr>
        <w:t>Finally, after the training is done, the classifier just draws the new data, the one to be predicted, into the same plane, and depending on the side of the hyperplane where it falls it will be classified as one class or the other.</w:t>
      </w:r>
    </w:p>
    <w:p w14:paraId="6F910B1A" w14:textId="77777777" w:rsidR="00267805" w:rsidRPr="00DF25CA" w:rsidRDefault="00267805" w:rsidP="00267805">
      <w:pPr>
        <w:spacing w:before="100" w:beforeAutospacing="1" w:after="100" w:afterAutospacing="1"/>
        <w:jc w:val="both"/>
        <w:rPr>
          <w:rFonts w:ascii="NimbusSanL" w:hAnsi="NimbusSanL"/>
          <w:b/>
          <w:bCs/>
          <w:sz w:val="22"/>
          <w:szCs w:val="22"/>
        </w:rPr>
      </w:pPr>
      <w:r w:rsidRPr="00DF25CA">
        <w:rPr>
          <w:noProof/>
        </w:rPr>
        <mc:AlternateContent>
          <mc:Choice Requires="wps">
            <w:drawing>
              <wp:anchor distT="0" distB="0" distL="114300" distR="114300" simplePos="0" relativeHeight="251665408" behindDoc="1" locked="0" layoutInCell="1" allowOverlap="1" wp14:anchorId="7B79746F" wp14:editId="7D74B5F7">
                <wp:simplePos x="0" y="0"/>
                <wp:positionH relativeFrom="column">
                  <wp:posOffset>2714625</wp:posOffset>
                </wp:positionH>
                <wp:positionV relativeFrom="paragraph">
                  <wp:posOffset>2786380</wp:posOffset>
                </wp:positionV>
                <wp:extent cx="3081655" cy="635"/>
                <wp:effectExtent l="0" t="0" r="4445" b="12065"/>
                <wp:wrapTight wrapText="bothSides">
                  <wp:wrapPolygon edited="0">
                    <wp:start x="0" y="0"/>
                    <wp:lineTo x="0" y="0"/>
                    <wp:lineTo x="21542" y="0"/>
                    <wp:lineTo x="21542"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3081655" cy="635"/>
                        </a:xfrm>
                        <a:prstGeom prst="rect">
                          <a:avLst/>
                        </a:prstGeom>
                        <a:solidFill>
                          <a:prstClr val="white"/>
                        </a:solidFill>
                        <a:ln>
                          <a:noFill/>
                        </a:ln>
                      </wps:spPr>
                      <wps:txbx>
                        <w:txbxContent>
                          <w:p w14:paraId="3FAA0B06" w14:textId="77777777" w:rsidR="00267805" w:rsidRPr="00D41849" w:rsidRDefault="00267805" w:rsidP="00267805">
                            <w:pPr>
                              <w:pStyle w:val="Caption"/>
                              <w:rPr>
                                <w:rFonts w:ascii="Arial Narrow" w:hAnsi="Arial Narrow" w:cs="Arial"/>
                                <w:noProof/>
                              </w:rPr>
                            </w:pPr>
                            <w:r w:rsidRPr="00BD16EC">
                              <w:rPr>
                                <w:lang w:val="en-US"/>
                                <w:rPrChange w:id="286" w:author="Pedro Gambus" w:date="2022-01-18T13:35:00Z">
                                  <w:rPr/>
                                </w:rPrChange>
                              </w:rPr>
                              <w:t xml:space="preserve">Figure </w:t>
                            </w:r>
                            <w:r>
                              <w:fldChar w:fldCharType="begin"/>
                            </w:r>
                            <w:r w:rsidRPr="00BD16EC">
                              <w:rPr>
                                <w:lang w:val="en-US"/>
                                <w:rPrChange w:id="287" w:author="Pedro Gambus" w:date="2022-01-18T13:35:00Z">
                                  <w:rPr/>
                                </w:rPrChange>
                              </w:rPr>
                              <w:instrText xml:space="preserve"> SEQ Figure \* ARABIC </w:instrText>
                            </w:r>
                            <w:r>
                              <w:fldChar w:fldCharType="separate"/>
                            </w:r>
                            <w:r w:rsidRPr="00BD16EC">
                              <w:rPr>
                                <w:noProof/>
                                <w:lang w:val="en-US"/>
                                <w:rPrChange w:id="288" w:author="Pedro Gambus" w:date="2022-01-18T13:35:00Z">
                                  <w:rPr>
                                    <w:noProof/>
                                  </w:rPr>
                                </w:rPrChange>
                              </w:rPr>
                              <w:t>11</w:t>
                            </w:r>
                            <w:r>
                              <w:rPr>
                                <w:noProof/>
                              </w:rPr>
                              <w:fldChar w:fldCharType="end"/>
                            </w:r>
                            <w:r w:rsidRPr="00BD16EC">
                              <w:rPr>
                                <w:lang w:val="en-US"/>
                                <w:rPrChange w:id="289" w:author="Pedro Gambus" w:date="2022-01-18T13:35:00Z">
                                  <w:rPr/>
                                </w:rPrChange>
                              </w:rPr>
                              <w:t xml:space="preserve">: Random Forest classifier diagram (Siddharth Misra, 2020, págs. </w:t>
                            </w:r>
                            <w:r w:rsidRPr="00531347">
                              <w:t>243-287)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B79746F" id="Text Box 24" o:spid="_x0000_s1029" type="#_x0000_t202" style="position:absolute;left:0;text-align:left;margin-left:213.75pt;margin-top:219.4pt;width:242.65pt;height:.0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" stroked="f">
                <v:textbox style="mso-fit-shape-to-text:t" inset="0,0,0,0">
                  <w:txbxContent>
                    <w:p w14:paraId="3FAA0B06" w14:textId="77777777" w:rsidR="00267805" w:rsidRPr="00D41849" w:rsidRDefault="00267805" w:rsidP="00267805">
                      <w:pPr>
                        <w:pStyle w:val="Caption"/>
                        <w:rPr>
                          <w:rFonts w:ascii="Arial Narrow" w:hAnsi="Arial Narrow" w:cs="Arial"/>
                          <w:noProof/>
                        </w:rPr>
                      </w:pPr>
                      <w:r w:rsidRPr="00BD16EC">
                        <w:rPr>
                          <w:lang w:val="en-US"/>
                          <w:rPrChange w:id="290" w:author="Pedro Gambus" w:date="2022-01-18T13:35:00Z">
                            <w:rPr/>
                          </w:rPrChange>
                        </w:rPr>
                        <w:t xml:space="preserve">Figure </w:t>
                      </w:r>
                      <w:r>
                        <w:fldChar w:fldCharType="begin"/>
                      </w:r>
                      <w:r w:rsidRPr="00BD16EC">
                        <w:rPr>
                          <w:lang w:val="en-US"/>
                          <w:rPrChange w:id="291" w:author="Pedro Gambus" w:date="2022-01-18T13:35:00Z">
                            <w:rPr/>
                          </w:rPrChange>
                        </w:rPr>
                        <w:instrText xml:space="preserve"> SEQ Figure \* ARABIC </w:instrText>
                      </w:r>
                      <w:r>
                        <w:fldChar w:fldCharType="separate"/>
                      </w:r>
                      <w:r w:rsidRPr="00BD16EC">
                        <w:rPr>
                          <w:noProof/>
                          <w:lang w:val="en-US"/>
                          <w:rPrChange w:id="292" w:author="Pedro Gambus" w:date="2022-01-18T13:35:00Z">
                            <w:rPr>
                              <w:noProof/>
                            </w:rPr>
                          </w:rPrChange>
                        </w:rPr>
                        <w:t>11</w:t>
                      </w:r>
                      <w:r>
                        <w:rPr>
                          <w:noProof/>
                        </w:rPr>
                        <w:fldChar w:fldCharType="end"/>
                      </w:r>
                      <w:r w:rsidRPr="00BD16EC">
                        <w:rPr>
                          <w:lang w:val="en-US"/>
                          <w:rPrChange w:id="293" w:author="Pedro Gambus" w:date="2022-01-18T13:35:00Z">
                            <w:rPr/>
                          </w:rPrChange>
                        </w:rPr>
                        <w:t xml:space="preserve">: Random Forest classifier diagram (Siddharth Misra, 2020, págs. </w:t>
                      </w:r>
                      <w:r w:rsidRPr="00531347">
                        <w:t>243-287)</w:t>
                      </w:r>
                    </w:p>
                  </w:txbxContent>
                </v:textbox>
                <w10:wrap type="tight"/>
              </v:shape>
            </w:pict>
          </mc:Fallback>
        </mc:AlternateContent>
      </w:r>
      <w:r w:rsidRPr="00DF25CA">
        <w:rPr>
          <w:rFonts w:ascii="Arial Narrow" w:hAnsi="Arial Narrow" w:cs="Arial"/>
          <w:noProof/>
        </w:rPr>
        <w:drawing>
          <wp:anchor distT="0" distB="0" distL="114300" distR="114300" simplePos="0" relativeHeight="251664384" behindDoc="1" locked="0" layoutInCell="1" allowOverlap="1" wp14:anchorId="0175B773" wp14:editId="1C0B6DDA">
            <wp:simplePos x="0" y="0"/>
            <wp:positionH relativeFrom="column">
              <wp:posOffset>2714856</wp:posOffset>
            </wp:positionH>
            <wp:positionV relativeFrom="paragraph">
              <wp:posOffset>448483</wp:posOffset>
            </wp:positionV>
            <wp:extent cx="3081655" cy="2280920"/>
            <wp:effectExtent l="0" t="0" r="0" b="0"/>
            <wp:wrapTight wrapText="bothSides">
              <wp:wrapPolygon edited="0">
                <wp:start x="0" y="0"/>
                <wp:lineTo x="0" y="21433"/>
                <wp:lineTo x="21467" y="21433"/>
                <wp:lineTo x="21467" y="0"/>
                <wp:lineTo x="0" y="0"/>
              </wp:wrapPolygon>
            </wp:wrapTight>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081655" cy="2280920"/>
                    </a:xfrm>
                    <a:prstGeom prst="rect">
                      <a:avLst/>
                    </a:prstGeom>
                  </pic:spPr>
                </pic:pic>
              </a:graphicData>
            </a:graphic>
            <wp14:sizeRelH relativeFrom="page">
              <wp14:pctWidth>0</wp14:pctWidth>
            </wp14:sizeRelH>
            <wp14:sizeRelV relativeFrom="page">
              <wp14:pctHeight>0</wp14:pctHeight>
            </wp14:sizeRelV>
          </wp:anchor>
        </w:drawing>
      </w:r>
      <w:r w:rsidRPr="00DF25CA">
        <w:rPr>
          <w:rFonts w:ascii="NimbusSanL" w:hAnsi="NimbusSanL"/>
          <w:b/>
          <w:bCs/>
          <w:sz w:val="22"/>
          <w:szCs w:val="22"/>
        </w:rPr>
        <w:t xml:space="preserve">Random forest classifier </w:t>
      </w:r>
    </w:p>
    <w:p w14:paraId="2A63D2D1" w14:textId="77777777" w:rsidR="00267805" w:rsidRPr="00DF25CA" w:rsidRDefault="00267805" w:rsidP="00267805">
      <w:pPr>
        <w:jc w:val="both"/>
        <w:rPr>
          <w:rFonts w:ascii="Arial Narrow" w:hAnsi="Arial Narrow" w:cs="Arial"/>
        </w:rPr>
      </w:pPr>
      <w:r w:rsidRPr="00DF25CA">
        <w:rPr>
          <w:rFonts w:ascii="Arial Narrow" w:hAnsi="Arial Narrow" w:cs="Arial"/>
        </w:rPr>
        <w:t xml:space="preserve">RF classifier is an ensemble method that trains several decision trees in parallel with bootstrapping followed by aggregation, jointly referred as bagging. Bootstrapping indicates that several individual decision trees are trained in parallel on various subsets of the training dataset using different subsets of available features, as seen in Fig.9. Bootstrapping ensures that each individual decision tree in the random forest is unique, which reduces the overall variance of the RF classifier </w:t>
      </w:r>
      <w:sdt>
        <w:sdtPr>
          <w:rPr>
            <w:rFonts w:ascii="Arial Narrow" w:hAnsi="Arial Narrow" w:cs="Arial"/>
          </w:rPr>
          <w:id w:val="-1473448026"/>
          <w:citation/>
        </w:sdtPr>
        <w:sdtContent>
          <w:r w:rsidRPr="00DF25CA">
            <w:rPr>
              <w:rFonts w:ascii="Arial Narrow" w:hAnsi="Arial Narrow" w:cs="Arial"/>
            </w:rPr>
            <w:fldChar w:fldCharType="begin"/>
          </w:r>
          <w:r w:rsidRPr="00DF25CA">
            <w:rPr>
              <w:rFonts w:ascii="Arial Narrow" w:hAnsi="Arial Narrow" w:cs="Arial"/>
            </w:rPr>
            <w:instrText xml:space="preserve">CITATION Sid20 \p 243-287 \l 3082 </w:instrText>
          </w:r>
          <w:r w:rsidRPr="00DF25CA">
            <w:rPr>
              <w:rFonts w:ascii="Arial Narrow" w:hAnsi="Arial Narrow" w:cs="Arial"/>
            </w:rPr>
            <w:fldChar w:fldCharType="separate"/>
          </w:r>
          <w:r w:rsidRPr="00DF25CA">
            <w:rPr>
              <w:rFonts w:ascii="Arial Narrow" w:hAnsi="Arial Narrow" w:cs="Arial"/>
            </w:rPr>
            <w:t xml:space="preserve"> (Siddharth Misra, 2020, págs. 243-287)</w:t>
          </w:r>
          <w:r w:rsidRPr="00DF25CA">
            <w:rPr>
              <w:rFonts w:ascii="Arial Narrow" w:hAnsi="Arial Narrow" w:cs="Arial"/>
            </w:rPr>
            <w:fldChar w:fldCharType="end"/>
          </w:r>
        </w:sdtContent>
      </w:sdt>
      <w:r w:rsidRPr="00DF25CA">
        <w:rPr>
          <w:rFonts w:ascii="Arial Narrow" w:hAnsi="Arial Narrow" w:cs="Arial"/>
        </w:rPr>
        <w:t>.</w:t>
      </w:r>
    </w:p>
    <w:p w14:paraId="529B64D5" w14:textId="77777777" w:rsidR="00267805" w:rsidRPr="00DF25CA" w:rsidRDefault="00267805" w:rsidP="00267805">
      <w:pPr>
        <w:jc w:val="both"/>
        <w:rPr>
          <w:rFonts w:ascii="Arial Narrow" w:hAnsi="Arial Narrow" w:cs="Arial"/>
        </w:rPr>
      </w:pPr>
    </w:p>
    <w:p w14:paraId="2E780F1B" w14:textId="77777777" w:rsidR="00267805" w:rsidRPr="00DF25CA" w:rsidRDefault="00267805" w:rsidP="00267805">
      <w:pPr>
        <w:jc w:val="both"/>
        <w:rPr>
          <w:rFonts w:ascii="Arial Narrow" w:hAnsi="Arial Narrow" w:cs="Arial"/>
        </w:rPr>
      </w:pPr>
    </w:p>
    <w:p w14:paraId="4EE83C79" w14:textId="77777777" w:rsidR="00267805" w:rsidRPr="00DF25CA" w:rsidRDefault="00267805" w:rsidP="00267805">
      <w:pPr>
        <w:jc w:val="both"/>
        <w:rPr>
          <w:rFonts w:ascii="Arial Narrow" w:hAnsi="Arial Narrow" w:cs="Arial"/>
        </w:rPr>
      </w:pPr>
    </w:p>
    <w:p w14:paraId="3E64DA9A" w14:textId="77777777" w:rsidR="00267805" w:rsidRPr="00DF25CA" w:rsidRDefault="00267805" w:rsidP="00267805">
      <w:pPr>
        <w:jc w:val="both"/>
        <w:rPr>
          <w:rFonts w:ascii="Arial Narrow" w:hAnsi="Arial Narrow" w:cs="Arial"/>
        </w:rPr>
      </w:pPr>
    </w:p>
    <w:p w14:paraId="3E232E52" w14:textId="77777777" w:rsidR="00267805" w:rsidRPr="00DF25CA" w:rsidRDefault="00267805" w:rsidP="00267805">
      <w:pPr>
        <w:jc w:val="both"/>
        <w:rPr>
          <w:rFonts w:ascii="Arial Narrow" w:hAnsi="Arial Narrow" w:cs="Arial"/>
        </w:rPr>
      </w:pPr>
      <w:r w:rsidRPr="00DF25CA">
        <w:rPr>
          <w:rFonts w:ascii="Arial Narrow" w:hAnsi="Arial Narrow" w:cs="Arial"/>
        </w:rPr>
        <w:t xml:space="preserve">Regarding the ensemble of trees, each internal node (seen as a circle in Figure 9) represents a 'test' on an attribute (e.g., whether a coin flip comes up heads or tails), each branch represents the outcome of </w:t>
      </w:r>
      <w:r w:rsidRPr="00DF25CA">
        <w:rPr>
          <w:rFonts w:ascii="Arial Narrow" w:hAnsi="Arial Narrow" w:cs="Arial"/>
        </w:rPr>
        <w:lastRenderedPageBreak/>
        <w:t>the test, and each leaf node represents a class label (decision taken after computing all attributes).</w:t>
      </w:r>
      <w:r w:rsidRPr="00DF25CA">
        <w:rPr>
          <w:rFonts w:ascii="Arial Narrow" w:hAnsi="Arial Narrow" w:cs="Arial"/>
          <w:i/>
          <w:iCs/>
        </w:rPr>
        <w:t> </w:t>
      </w:r>
      <w:r w:rsidRPr="00DF25CA">
        <w:rPr>
          <w:rFonts w:ascii="Arial Narrow" w:hAnsi="Arial Narrow" w:cs="Arial"/>
        </w:rPr>
        <w:t xml:space="preserve">A node that has no children is a leaf </w:t>
      </w:r>
      <w:sdt>
        <w:sdtPr>
          <w:rPr>
            <w:rFonts w:ascii="Arial Narrow" w:hAnsi="Arial Narrow" w:cs="Arial"/>
          </w:rPr>
          <w:id w:val="246073561"/>
          <w:citation/>
        </w:sdtPr>
        <w:sdtContent>
          <w:r w:rsidRPr="00DF25CA">
            <w:rPr>
              <w:rFonts w:ascii="Arial Narrow" w:hAnsi="Arial Narrow" w:cs="Arial"/>
            </w:rPr>
            <w:fldChar w:fldCharType="begin"/>
          </w:r>
          <w:r w:rsidRPr="00DF25CA">
            <w:rPr>
              <w:rFonts w:ascii="Arial Narrow" w:hAnsi="Arial Narrow" w:cs="Arial"/>
            </w:rPr>
            <w:instrText xml:space="preserve"> CITATION Nik21 \l 3082 </w:instrText>
          </w:r>
          <w:r w:rsidRPr="00DF25CA">
            <w:rPr>
              <w:rFonts w:ascii="Arial Narrow" w:hAnsi="Arial Narrow" w:cs="Arial"/>
            </w:rPr>
            <w:fldChar w:fldCharType="separate"/>
          </w:r>
          <w:r w:rsidRPr="00DF25CA">
            <w:rPr>
              <w:rFonts w:ascii="Arial Narrow" w:hAnsi="Arial Narrow" w:cs="Arial"/>
              <w:noProof/>
            </w:rPr>
            <w:t>(Donges, 2021)</w:t>
          </w:r>
          <w:r w:rsidRPr="00DF25CA">
            <w:rPr>
              <w:rFonts w:ascii="Arial Narrow" w:hAnsi="Arial Narrow" w:cs="Arial"/>
            </w:rPr>
            <w:fldChar w:fldCharType="end"/>
          </w:r>
        </w:sdtContent>
      </w:sdt>
      <w:r w:rsidRPr="00DF25CA">
        <w:rPr>
          <w:rFonts w:ascii="Arial Narrow" w:hAnsi="Arial Narrow" w:cs="Arial"/>
        </w:rPr>
        <w:t>.</w:t>
      </w:r>
    </w:p>
    <w:p w14:paraId="66B4DA9A" w14:textId="77777777" w:rsidR="00267805" w:rsidRPr="00DF25CA" w:rsidRDefault="00267805" w:rsidP="00267805">
      <w:pPr>
        <w:jc w:val="both"/>
        <w:rPr>
          <w:rFonts w:ascii="Arial Narrow" w:hAnsi="Arial Narrow" w:cs="Arial"/>
        </w:rPr>
      </w:pPr>
    </w:p>
    <w:p w14:paraId="4333257B" w14:textId="77777777" w:rsidR="00267805" w:rsidRPr="00DF25CA" w:rsidRDefault="00267805" w:rsidP="00267805">
      <w:pPr>
        <w:jc w:val="both"/>
        <w:rPr>
          <w:rFonts w:ascii="Arial Narrow" w:hAnsi="Arial Narrow" w:cs="Arial"/>
        </w:rPr>
      </w:pPr>
      <w:r w:rsidRPr="00DF25CA">
        <w:rPr>
          <w:rFonts w:ascii="Arial Narrow" w:hAnsi="Arial Narrow" w:cs="Arial"/>
        </w:rPr>
        <w:t>For the final decision, RF classifier aggregates the decisions of individual trees; consequently, RF classifier exhibits good generalization. RF classifier tends to outperform most other classification methods in terms of accuracy without issues of overfitting and does not need feature scaling </w:t>
      </w:r>
      <w:sdt>
        <w:sdtPr>
          <w:rPr>
            <w:rFonts w:ascii="Arial Narrow" w:hAnsi="Arial Narrow" w:cs="Arial"/>
          </w:rPr>
          <w:id w:val="-1650595006"/>
          <w:citation/>
        </w:sdtPr>
        <w:sdtContent>
          <w:r w:rsidRPr="00DF25CA">
            <w:rPr>
              <w:rFonts w:ascii="Arial Narrow" w:hAnsi="Arial Narrow" w:cs="Arial"/>
            </w:rPr>
            <w:fldChar w:fldCharType="begin"/>
          </w:r>
          <w:r w:rsidRPr="00DF25CA">
            <w:rPr>
              <w:rFonts w:ascii="Arial Narrow" w:hAnsi="Arial Narrow" w:cs="Arial"/>
            </w:rPr>
            <w:instrText xml:space="preserve"> CITATION Nik21 \l 3082 </w:instrText>
          </w:r>
          <w:r w:rsidRPr="00DF25CA">
            <w:rPr>
              <w:rFonts w:ascii="Arial Narrow" w:hAnsi="Arial Narrow" w:cs="Arial"/>
            </w:rPr>
            <w:fldChar w:fldCharType="separate"/>
          </w:r>
          <w:r w:rsidRPr="00DF25CA">
            <w:rPr>
              <w:rFonts w:ascii="Arial Narrow" w:hAnsi="Arial Narrow" w:cs="Arial"/>
              <w:noProof/>
            </w:rPr>
            <w:t>(Donges, 2021)</w:t>
          </w:r>
          <w:r w:rsidRPr="00DF25CA">
            <w:rPr>
              <w:rFonts w:ascii="Arial Narrow" w:hAnsi="Arial Narrow" w:cs="Arial"/>
            </w:rPr>
            <w:fldChar w:fldCharType="end"/>
          </w:r>
        </w:sdtContent>
      </w:sdt>
      <w:r w:rsidRPr="00DF25CA">
        <w:rPr>
          <w:rFonts w:ascii="Arial Narrow" w:hAnsi="Arial Narrow" w:cs="Arial"/>
        </w:rPr>
        <w:t>.</w:t>
      </w:r>
    </w:p>
    <w:p w14:paraId="1C31A9DD" w14:textId="77777777" w:rsidR="00267805" w:rsidRPr="00DF25CA" w:rsidRDefault="00267805" w:rsidP="00267805">
      <w:pPr>
        <w:jc w:val="both"/>
        <w:rPr>
          <w:rFonts w:ascii="Arial Narrow" w:hAnsi="Arial Narrow" w:cs="Arial"/>
        </w:rPr>
      </w:pPr>
    </w:p>
    <w:p w14:paraId="384E5662" w14:textId="77777777" w:rsidR="00267805" w:rsidRPr="00DF25CA" w:rsidRDefault="00267805" w:rsidP="00267805">
      <w:pPr>
        <w:spacing w:before="100" w:beforeAutospacing="1" w:after="100" w:afterAutospacing="1"/>
        <w:rPr>
          <w:rFonts w:ascii="NimbusSanL" w:hAnsi="NimbusSanL"/>
          <w:b/>
          <w:bCs/>
          <w:sz w:val="22"/>
          <w:szCs w:val="22"/>
        </w:rPr>
      </w:pPr>
      <w:r w:rsidRPr="00DF25CA">
        <w:rPr>
          <w:rFonts w:ascii="NimbusSanL" w:hAnsi="NimbusSanL"/>
          <w:b/>
          <w:bCs/>
          <w:i/>
          <w:iCs/>
          <w:sz w:val="22"/>
          <w:szCs w:val="22"/>
        </w:rPr>
        <w:t>k</w:t>
      </w:r>
      <w:r w:rsidRPr="00DF25CA">
        <w:rPr>
          <w:rFonts w:ascii="NimbusSanL" w:hAnsi="NimbusSanL"/>
          <w:b/>
          <w:bCs/>
          <w:sz w:val="22"/>
          <w:szCs w:val="22"/>
        </w:rPr>
        <w:t xml:space="preserve">-Nearest neighbour classifier </w:t>
      </w:r>
    </w:p>
    <w:p w14:paraId="3054B1F0" w14:textId="77777777" w:rsidR="00267805" w:rsidRPr="00DF25CA" w:rsidRDefault="00267805" w:rsidP="00267805">
      <w:pPr>
        <w:jc w:val="both"/>
        <w:rPr>
          <w:rFonts w:ascii="Arial Narrow" w:hAnsi="Arial Narrow" w:cs="Arial"/>
        </w:rPr>
      </w:pPr>
      <w:r w:rsidRPr="00DF25CA">
        <w:rPr>
          <w:rFonts w:ascii="Arial Narrow" w:hAnsi="Arial Narrow" w:cs="Arial"/>
        </w:rPr>
        <w:t>KNN is a nonparametric, supervised machine-learning method used for classification and regression. Predictions are made for a new input (X) by examining the complete training set and summarizing the value or classification of the K nearest instances. Distance-based methods like Euclidean or Manhattan or Minkowski are used to define the K instances in the training dataset that are most similar or “near” in order to predict the output class label of the new input (X)</w:t>
      </w:r>
      <w:sdt>
        <w:sdtPr>
          <w:id w:val="-1872362661"/>
          <w:citation/>
        </w:sdtPr>
        <w:sdtContent>
          <w:r w:rsidRPr="00DF25CA">
            <w:fldChar w:fldCharType="begin"/>
          </w:r>
          <w:r w:rsidRPr="00DF25CA">
            <w:instrText xml:space="preserve">CITATION Pus211 \p 89-111 \l 3082 </w:instrText>
          </w:r>
          <w:r w:rsidRPr="00DF25CA">
            <w:fldChar w:fldCharType="separate"/>
          </w:r>
          <w:r w:rsidRPr="00DF25CA">
            <w:rPr>
              <w:noProof/>
            </w:rPr>
            <w:t xml:space="preserve"> (Pushpa Singh N. S., 2021, págs. 89-111)</w:t>
          </w:r>
          <w:r w:rsidRPr="00DF25CA">
            <w:fldChar w:fldCharType="end"/>
          </w:r>
        </w:sdtContent>
      </w:sdt>
      <w:r w:rsidRPr="00DF25CA">
        <w:t>.</w:t>
      </w:r>
    </w:p>
    <w:p w14:paraId="3C3B10D7" w14:textId="77777777" w:rsidR="00267805" w:rsidRPr="00DF25CA" w:rsidRDefault="00267805" w:rsidP="00267805">
      <w:pPr>
        <w:keepNext/>
        <w:jc w:val="both"/>
        <w:rPr>
          <w:rFonts w:ascii="Arial Narrow" w:hAnsi="Arial Narrow" w:cs="Arial"/>
        </w:rPr>
      </w:pPr>
    </w:p>
    <w:p w14:paraId="4101DAFA" w14:textId="77777777" w:rsidR="00267805" w:rsidRPr="00DF25CA" w:rsidRDefault="00267805" w:rsidP="00267805">
      <w:pPr>
        <w:keepNext/>
        <w:jc w:val="both"/>
      </w:pPr>
      <w:r w:rsidRPr="00DF25CA">
        <w:rPr>
          <w:noProof/>
        </w:rPr>
        <mc:AlternateContent>
          <mc:Choice Requires="wps">
            <w:drawing>
              <wp:anchor distT="0" distB="0" distL="114300" distR="114300" simplePos="0" relativeHeight="251667456" behindDoc="1" locked="0" layoutInCell="1" allowOverlap="1" wp14:anchorId="7D820B13" wp14:editId="00EFDD2B">
                <wp:simplePos x="0" y="0"/>
                <wp:positionH relativeFrom="column">
                  <wp:posOffset>0</wp:posOffset>
                </wp:positionH>
                <wp:positionV relativeFrom="paragraph">
                  <wp:posOffset>2520950</wp:posOffset>
                </wp:positionV>
                <wp:extent cx="2705100" cy="635"/>
                <wp:effectExtent l="0" t="0" r="0" b="12065"/>
                <wp:wrapTight wrapText="bothSides">
                  <wp:wrapPolygon edited="0">
                    <wp:start x="0" y="0"/>
                    <wp:lineTo x="0" y="0"/>
                    <wp:lineTo x="21499" y="0"/>
                    <wp:lineTo x="21499"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2705100" cy="635"/>
                        </a:xfrm>
                        <a:prstGeom prst="rect">
                          <a:avLst/>
                        </a:prstGeom>
                        <a:solidFill>
                          <a:prstClr val="white"/>
                        </a:solidFill>
                        <a:ln>
                          <a:noFill/>
                        </a:ln>
                      </wps:spPr>
                      <wps:txbx>
                        <w:txbxContent>
                          <w:p w14:paraId="7975C9CE" w14:textId="77777777" w:rsidR="00267805" w:rsidRPr="007B1E08" w:rsidRDefault="00267805" w:rsidP="00267805">
                            <w:pPr>
                              <w:pStyle w:val="Caption"/>
                              <w:rPr>
                                <w:rFonts w:ascii="Arial Narrow" w:hAnsi="Arial Narrow" w:cs="Arial"/>
                                <w:noProof/>
                              </w:rPr>
                            </w:pPr>
                            <w:r w:rsidRPr="00BD16EC">
                              <w:rPr>
                                <w:lang w:val="en-US"/>
                                <w:rPrChange w:id="294" w:author="Pedro Gambus" w:date="2022-01-18T13:35:00Z">
                                  <w:rPr/>
                                </w:rPrChange>
                              </w:rPr>
                              <w:t xml:space="preserve">Figure </w:t>
                            </w:r>
                            <w:r>
                              <w:fldChar w:fldCharType="begin"/>
                            </w:r>
                            <w:r w:rsidRPr="00BD16EC">
                              <w:rPr>
                                <w:lang w:val="en-US"/>
                                <w:rPrChange w:id="295" w:author="Pedro Gambus" w:date="2022-01-18T13:35:00Z">
                                  <w:rPr/>
                                </w:rPrChange>
                              </w:rPr>
                              <w:instrText xml:space="preserve"> SEQ Figure \* ARABIC </w:instrText>
                            </w:r>
                            <w:r>
                              <w:fldChar w:fldCharType="separate"/>
                            </w:r>
                            <w:r w:rsidRPr="00BD16EC">
                              <w:rPr>
                                <w:noProof/>
                                <w:lang w:val="en-US"/>
                                <w:rPrChange w:id="296" w:author="Pedro Gambus" w:date="2022-01-18T13:35:00Z">
                                  <w:rPr>
                                    <w:noProof/>
                                  </w:rPr>
                                </w:rPrChange>
                              </w:rPr>
                              <w:t>12</w:t>
                            </w:r>
                            <w:r>
                              <w:rPr>
                                <w:noProof/>
                              </w:rPr>
                              <w:fldChar w:fldCharType="end"/>
                            </w:r>
                            <w:r w:rsidRPr="00BD16EC">
                              <w:rPr>
                                <w:lang w:val="en-US"/>
                                <w:rPrChange w:id="297" w:author="Pedro Gambus" w:date="2022-01-18T13:35:00Z">
                                  <w:rPr/>
                                </w:rPrChange>
                              </w:rPr>
                              <w:t xml:space="preserve">: KNN diagram (Pushpa Singh N. S., 2021, págs. </w:t>
                            </w:r>
                            <w:r w:rsidRPr="00EB5FEB">
                              <w:t>89-111)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820B13" id="Text Box 25" o:spid="_x0000_s1030" type="#_x0000_t202" style="position:absolute;left:0;text-align:left;margin-left:0;margin-top:198.5pt;width:213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" stroked="f">
                <v:textbox style="mso-fit-shape-to-text:t" inset="0,0,0,0">
                  <w:txbxContent>
                    <w:p w14:paraId="7975C9CE" w14:textId="77777777" w:rsidR="00267805" w:rsidRPr="007B1E08" w:rsidRDefault="00267805" w:rsidP="00267805">
                      <w:pPr>
                        <w:pStyle w:val="Caption"/>
                        <w:rPr>
                          <w:rFonts w:ascii="Arial Narrow" w:hAnsi="Arial Narrow" w:cs="Arial"/>
                          <w:noProof/>
                        </w:rPr>
                      </w:pPr>
                      <w:r w:rsidRPr="00BD16EC">
                        <w:rPr>
                          <w:lang w:val="en-US"/>
                          <w:rPrChange w:id="298" w:author="Pedro Gambus" w:date="2022-01-18T13:35:00Z">
                            <w:rPr/>
                          </w:rPrChange>
                        </w:rPr>
                        <w:t xml:space="preserve">Figure </w:t>
                      </w:r>
                      <w:r>
                        <w:fldChar w:fldCharType="begin"/>
                      </w:r>
                      <w:r w:rsidRPr="00BD16EC">
                        <w:rPr>
                          <w:lang w:val="en-US"/>
                          <w:rPrChange w:id="299" w:author="Pedro Gambus" w:date="2022-01-18T13:35:00Z">
                            <w:rPr/>
                          </w:rPrChange>
                        </w:rPr>
                        <w:instrText xml:space="preserve"> SEQ Figure \* ARABIC </w:instrText>
                      </w:r>
                      <w:r>
                        <w:fldChar w:fldCharType="separate"/>
                      </w:r>
                      <w:r w:rsidRPr="00BD16EC">
                        <w:rPr>
                          <w:noProof/>
                          <w:lang w:val="en-US"/>
                          <w:rPrChange w:id="300" w:author="Pedro Gambus" w:date="2022-01-18T13:35:00Z">
                            <w:rPr>
                              <w:noProof/>
                            </w:rPr>
                          </w:rPrChange>
                        </w:rPr>
                        <w:t>12</w:t>
                      </w:r>
                      <w:r>
                        <w:rPr>
                          <w:noProof/>
                        </w:rPr>
                        <w:fldChar w:fldCharType="end"/>
                      </w:r>
                      <w:r w:rsidRPr="00BD16EC">
                        <w:rPr>
                          <w:lang w:val="en-US"/>
                          <w:rPrChange w:id="301" w:author="Pedro Gambus" w:date="2022-01-18T13:35:00Z">
                            <w:rPr/>
                          </w:rPrChange>
                        </w:rPr>
                        <w:t xml:space="preserve">: KNN diagram (Pushpa Singh N. S., 2021, págs. </w:t>
                      </w:r>
                      <w:r w:rsidRPr="00EB5FEB">
                        <w:t>89-111)</w:t>
                      </w:r>
                    </w:p>
                  </w:txbxContent>
                </v:textbox>
                <w10:wrap type="tight"/>
              </v:shape>
            </w:pict>
          </mc:Fallback>
        </mc:AlternateContent>
      </w:r>
      <w:r w:rsidRPr="00DF25CA">
        <w:rPr>
          <w:rFonts w:ascii="Arial Narrow" w:hAnsi="Arial Narrow" w:cs="Arial"/>
          <w:noProof/>
        </w:rPr>
        <w:drawing>
          <wp:anchor distT="0" distB="0" distL="114300" distR="114300" simplePos="0" relativeHeight="251666432" behindDoc="1" locked="0" layoutInCell="1" allowOverlap="1" wp14:anchorId="0D045CDE" wp14:editId="7B6B647F">
            <wp:simplePos x="0" y="0"/>
            <wp:positionH relativeFrom="column">
              <wp:posOffset>0</wp:posOffset>
            </wp:positionH>
            <wp:positionV relativeFrom="paragraph">
              <wp:posOffset>0</wp:posOffset>
            </wp:positionV>
            <wp:extent cx="2705100" cy="2463800"/>
            <wp:effectExtent l="0" t="0" r="0" b="0"/>
            <wp:wrapTight wrapText="bothSides">
              <wp:wrapPolygon edited="0">
                <wp:start x="0" y="0"/>
                <wp:lineTo x="0" y="21489"/>
                <wp:lineTo x="21499" y="21489"/>
                <wp:lineTo x="21499" y="0"/>
                <wp:lineTo x="0" y="0"/>
              </wp:wrapPolygon>
            </wp:wrapTight>
            <wp:docPr id="14" name="Picture 1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2705100" cy="2463800"/>
                    </a:xfrm>
                    <a:prstGeom prst="rect">
                      <a:avLst/>
                    </a:prstGeom>
                  </pic:spPr>
                </pic:pic>
              </a:graphicData>
            </a:graphic>
            <wp14:sizeRelH relativeFrom="page">
              <wp14:pctWidth>0</wp14:pctWidth>
            </wp14:sizeRelH>
            <wp14:sizeRelV relativeFrom="page">
              <wp14:pctHeight>0</wp14:pctHeight>
            </wp14:sizeRelV>
          </wp:anchor>
        </w:drawing>
      </w:r>
    </w:p>
    <w:p w14:paraId="7F3A7E9C" w14:textId="77777777" w:rsidR="00267805" w:rsidRPr="00DF25CA" w:rsidRDefault="00267805" w:rsidP="00267805">
      <w:pPr>
        <w:jc w:val="both"/>
        <w:rPr>
          <w:rFonts w:ascii="Arial Narrow" w:hAnsi="Arial Narrow" w:cs="Arial"/>
        </w:rPr>
      </w:pPr>
      <w:r w:rsidRPr="00DF25CA">
        <w:rPr>
          <w:rFonts w:ascii="Arial Narrow" w:hAnsi="Arial Narrow" w:cs="Arial"/>
        </w:rPr>
        <w:t>If for instance we take the Euclidean example in figure above, for k=3 we get that out new input X with classification unknown has two blue neighbours and one red, it will therefore be classified as blue. On the other hand, if K=5, we get 4 red neighbours and two blue, and the output would be therefore red.</w:t>
      </w:r>
    </w:p>
    <w:p w14:paraId="0218260E" w14:textId="77777777" w:rsidR="00267805" w:rsidRPr="00DF25CA" w:rsidRDefault="00267805" w:rsidP="00267805">
      <w:pPr>
        <w:jc w:val="both"/>
        <w:rPr>
          <w:rFonts w:ascii="Arial Narrow" w:hAnsi="Arial Narrow" w:cs="Arial"/>
        </w:rPr>
      </w:pPr>
    </w:p>
    <w:p w14:paraId="73789277" w14:textId="77777777" w:rsidR="00267805" w:rsidRPr="00DF25CA" w:rsidRDefault="00267805" w:rsidP="00267805">
      <w:pPr>
        <w:jc w:val="both"/>
        <w:rPr>
          <w:rFonts w:ascii="Arial Narrow" w:hAnsi="Arial Narrow" w:cs="Arial"/>
        </w:rPr>
      </w:pPr>
    </w:p>
    <w:p w14:paraId="7397E5F3" w14:textId="77777777" w:rsidR="00267805" w:rsidRPr="00DF25CA" w:rsidRDefault="00267805" w:rsidP="00267805">
      <w:pPr>
        <w:jc w:val="both"/>
        <w:rPr>
          <w:rFonts w:ascii="Arial Narrow" w:hAnsi="Arial Narrow" w:cs="Arial"/>
        </w:rPr>
      </w:pPr>
    </w:p>
    <w:p w14:paraId="255DA2D3" w14:textId="77777777" w:rsidR="00267805" w:rsidRPr="00DF25CA" w:rsidRDefault="00267805" w:rsidP="00267805">
      <w:pPr>
        <w:jc w:val="both"/>
        <w:rPr>
          <w:rFonts w:ascii="Arial Narrow" w:hAnsi="Arial Narrow" w:cs="Arial"/>
        </w:rPr>
      </w:pPr>
    </w:p>
    <w:p w14:paraId="143C42C2" w14:textId="77777777" w:rsidR="00267805" w:rsidRPr="00DF25CA" w:rsidRDefault="00267805" w:rsidP="00267805">
      <w:pPr>
        <w:jc w:val="both"/>
        <w:rPr>
          <w:rFonts w:ascii="Arial Narrow" w:hAnsi="Arial Narrow" w:cs="Arial"/>
        </w:rPr>
      </w:pPr>
    </w:p>
    <w:p w14:paraId="66D9D89A" w14:textId="77777777" w:rsidR="00267805" w:rsidRPr="00DF25CA" w:rsidRDefault="00267805" w:rsidP="00267805">
      <w:pPr>
        <w:jc w:val="both"/>
        <w:rPr>
          <w:rFonts w:ascii="Arial Narrow" w:hAnsi="Arial Narrow" w:cs="Arial"/>
        </w:rPr>
      </w:pPr>
    </w:p>
    <w:p w14:paraId="4E577AC4" w14:textId="77777777" w:rsidR="00267805" w:rsidRPr="00DF25CA" w:rsidRDefault="00267805" w:rsidP="00267805">
      <w:pPr>
        <w:jc w:val="both"/>
        <w:rPr>
          <w:rFonts w:ascii="Arial Narrow" w:hAnsi="Arial Narrow" w:cs="Arial"/>
        </w:rPr>
      </w:pPr>
    </w:p>
    <w:p w14:paraId="0D0D7D7C" w14:textId="77777777" w:rsidR="00267805" w:rsidRPr="00DF25CA" w:rsidRDefault="00267805" w:rsidP="00267805">
      <w:pPr>
        <w:jc w:val="both"/>
        <w:rPr>
          <w:rFonts w:ascii="Arial Narrow" w:hAnsi="Arial Narrow" w:cs="Arial"/>
        </w:rPr>
      </w:pPr>
    </w:p>
    <w:p w14:paraId="5993AE13" w14:textId="77777777" w:rsidR="00267805" w:rsidRPr="00DF25CA" w:rsidRDefault="00267805" w:rsidP="00267805">
      <w:pPr>
        <w:jc w:val="both"/>
        <w:rPr>
          <w:rFonts w:ascii="Arial Narrow" w:hAnsi="Arial Narrow" w:cs="Arial"/>
        </w:rPr>
      </w:pPr>
    </w:p>
    <w:p w14:paraId="1189F94E" w14:textId="77777777" w:rsidR="00267805" w:rsidRPr="00DF25CA" w:rsidRDefault="00267805" w:rsidP="00267805">
      <w:pPr>
        <w:jc w:val="both"/>
        <w:rPr>
          <w:rFonts w:ascii="Arial Narrow" w:hAnsi="Arial Narrow" w:cs="Arial"/>
        </w:rPr>
      </w:pPr>
    </w:p>
    <w:p w14:paraId="752DD61D" w14:textId="77777777" w:rsidR="00267805" w:rsidRPr="00DF25CA" w:rsidRDefault="00267805" w:rsidP="00267805">
      <w:pPr>
        <w:pStyle w:val="Heading4"/>
        <w:numPr>
          <w:ilvl w:val="3"/>
          <w:numId w:val="12"/>
        </w:numPr>
      </w:pPr>
      <w:bookmarkStart w:id="302" w:name="_Toc93057768"/>
      <w:r w:rsidRPr="00DF25CA">
        <w:t>Model performance</w:t>
      </w:r>
      <w:bookmarkEnd w:id="302"/>
    </w:p>
    <w:p w14:paraId="7A7BF9E3" w14:textId="77777777" w:rsidR="00267805" w:rsidRPr="00DF25CA" w:rsidRDefault="00267805" w:rsidP="00267805">
      <w:pPr>
        <w:rPr>
          <w:rFonts w:ascii="Arial Narrow" w:hAnsi="Arial Narrow" w:cs="Arial"/>
        </w:rPr>
      </w:pPr>
    </w:p>
    <w:p w14:paraId="012E7447" w14:textId="77777777" w:rsidR="00267805" w:rsidRPr="00DF25CA" w:rsidRDefault="00267805" w:rsidP="00267805">
      <w:pPr>
        <w:jc w:val="both"/>
        <w:rPr>
          <w:rFonts w:ascii="Arial Narrow" w:hAnsi="Arial Narrow" w:cs="Arial"/>
        </w:rPr>
      </w:pPr>
      <w:r w:rsidRPr="00DF25CA">
        <w:rPr>
          <w:rFonts w:ascii="Arial Narrow" w:hAnsi="Arial Narrow" w:cs="Arial"/>
        </w:rPr>
        <w:t>Evaluating a model performance is a crucial part of model construction, as the metrics obtained from this analysis and the concrete needs of the problem to be solved or predicted will determine if the model is valid or not for the purpose it was created. In general, several metrics are used to evaluate model performance depending on the type of problem to solve and the model used. In our concrete case, the most common methods used to evaluate ML binary classification model performance are confusion matrix and ROC curve.</w:t>
      </w:r>
    </w:p>
    <w:p w14:paraId="6E2F702D" w14:textId="77777777" w:rsidR="00267805" w:rsidRPr="00DF25CA" w:rsidRDefault="00267805" w:rsidP="00267805">
      <w:pPr>
        <w:jc w:val="both"/>
        <w:rPr>
          <w:rFonts w:ascii="Arial Narrow" w:hAnsi="Arial Narrow" w:cs="Arial"/>
        </w:rPr>
      </w:pPr>
    </w:p>
    <w:p w14:paraId="2CEF6AE2" w14:textId="77777777" w:rsidR="00267805" w:rsidRPr="00DF25CA" w:rsidRDefault="00267805" w:rsidP="00267805">
      <w:pPr>
        <w:jc w:val="both"/>
        <w:rPr>
          <w:rFonts w:ascii="Arial Narrow" w:hAnsi="Arial Narrow" w:cs="Arial"/>
        </w:rPr>
      </w:pPr>
    </w:p>
    <w:p w14:paraId="77E41AC4" w14:textId="77777777" w:rsidR="00267805" w:rsidRPr="00DF25CA" w:rsidRDefault="00267805" w:rsidP="00267805">
      <w:pPr>
        <w:jc w:val="both"/>
        <w:rPr>
          <w:rFonts w:ascii="Arial Narrow" w:hAnsi="Arial Narrow" w:cs="Arial"/>
          <w:b/>
          <w:bCs/>
        </w:rPr>
      </w:pPr>
      <w:r w:rsidRPr="00DF25CA">
        <w:rPr>
          <w:rFonts w:ascii="Arial Narrow" w:hAnsi="Arial Narrow" w:cs="Arial"/>
          <w:b/>
          <w:bCs/>
        </w:rPr>
        <w:t>Confusion Matrix</w:t>
      </w:r>
    </w:p>
    <w:p w14:paraId="04E3DA07" w14:textId="77777777" w:rsidR="00267805" w:rsidRPr="00DF25CA" w:rsidRDefault="00267805" w:rsidP="00267805">
      <w:pPr>
        <w:jc w:val="both"/>
        <w:rPr>
          <w:rFonts w:ascii="Arial Narrow" w:hAnsi="Arial Narrow" w:cs="Arial"/>
          <w:b/>
          <w:bCs/>
        </w:rPr>
      </w:pPr>
    </w:p>
    <w:p w14:paraId="342FE5BB" w14:textId="77777777" w:rsidR="00267805" w:rsidRDefault="00267805" w:rsidP="00267805">
      <w:pPr>
        <w:jc w:val="both"/>
        <w:rPr>
          <w:rFonts w:ascii="Arial Narrow" w:hAnsi="Arial Narrow" w:cs="Arial"/>
        </w:rPr>
      </w:pPr>
      <w:r w:rsidRPr="00DF25CA">
        <w:rPr>
          <w:rFonts w:ascii="Arial Narrow" w:hAnsi="Arial Narrow" w:cs="Arial"/>
        </w:rPr>
        <w:t xml:space="preserve">Confusion matrices represent counts from predicted and actual values. The output “TN” shown in the figure below stands for True Negative which shows the number of negative examples classified correctly as negative. Similarly, “TP” stands for True Positive which indicates the number of positive examples classified as positive. The term “FP” shows False Positive value, i.e., the number of actual negative </w:t>
      </w:r>
      <w:r w:rsidRPr="00DF25CA">
        <w:rPr>
          <w:rFonts w:ascii="Arial Narrow" w:hAnsi="Arial Narrow" w:cs="Arial"/>
        </w:rPr>
        <w:lastRenderedPageBreak/>
        <w:t xml:space="preserve">examples classified as positive; and “FN” means a False Negative value which is the number of actual positive examples classified as negative. </w:t>
      </w:r>
    </w:p>
    <w:p w14:paraId="2C8D10B3" w14:textId="77777777" w:rsidR="00267805" w:rsidRPr="00DF25CA" w:rsidRDefault="00267805" w:rsidP="00267805">
      <w:pPr>
        <w:jc w:val="both"/>
        <w:rPr>
          <w:rFonts w:ascii="Arial Narrow" w:hAnsi="Arial Narrow" w:cs="Arial"/>
        </w:rPr>
      </w:pPr>
    </w:p>
    <w:p w14:paraId="3AC66DBB" w14:textId="77777777" w:rsidR="00267805" w:rsidRDefault="00267805" w:rsidP="00267805">
      <w:pPr>
        <w:pStyle w:val="Caption"/>
        <w:keepNext/>
        <w:jc w:val="both"/>
      </w:pPr>
      <w:r>
        <w:t xml:space="preserve">Table </w:t>
      </w:r>
      <w:r>
        <w:fldChar w:fldCharType="begin"/>
      </w:r>
      <w:r>
        <w:instrText xml:space="preserve"> SEQ Table \* ARABIC </w:instrText>
      </w:r>
      <w:r>
        <w:fldChar w:fldCharType="separate"/>
      </w:r>
      <w:r>
        <w:rPr>
          <w:noProof/>
        </w:rPr>
        <w:t>4</w:t>
      </w:r>
      <w:r>
        <w:rPr>
          <w:noProof/>
        </w:rPr>
        <w:fldChar w:fldCharType="end"/>
      </w:r>
      <w:r>
        <w:t xml:space="preserve">: </w:t>
      </w:r>
      <w:r w:rsidRPr="00C97E45">
        <w:t>Confusion matrix diagram</w:t>
      </w:r>
    </w:p>
    <w:p w14:paraId="696C7C71" w14:textId="77777777" w:rsidR="00267805" w:rsidRPr="0092583C" w:rsidRDefault="00267805" w:rsidP="00267805">
      <w:pPr>
        <w:keepNext/>
        <w:jc w:val="both"/>
      </w:pPr>
      <w:r w:rsidRPr="00DF25CA">
        <w:rPr>
          <w:rFonts w:ascii="Arial Narrow" w:hAnsi="Arial Narrow" w:cs="Arial"/>
          <w:noProof/>
        </w:rPr>
        <w:drawing>
          <wp:inline distT="0" distB="0" distL="0" distR="0" wp14:anchorId="61FB5C26" wp14:editId="030B17B8">
            <wp:extent cx="5731510" cy="1671955"/>
            <wp:effectExtent l="0" t="0" r="0" b="4445"/>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1671955"/>
                    </a:xfrm>
                    <a:prstGeom prst="rect">
                      <a:avLst/>
                    </a:prstGeom>
                  </pic:spPr>
                </pic:pic>
              </a:graphicData>
            </a:graphic>
          </wp:inline>
        </w:drawing>
      </w:r>
    </w:p>
    <w:p w14:paraId="01EEEF45" w14:textId="77777777" w:rsidR="00267805" w:rsidRPr="00DF25CA" w:rsidRDefault="00267805" w:rsidP="00267805">
      <w:pPr>
        <w:jc w:val="both"/>
        <w:rPr>
          <w:rFonts w:ascii="Arial Narrow" w:hAnsi="Arial Narrow" w:cs="Arial"/>
        </w:rPr>
      </w:pPr>
    </w:p>
    <w:p w14:paraId="465DD2FA" w14:textId="77777777" w:rsidR="00267805" w:rsidRPr="00DF25CA" w:rsidRDefault="00267805" w:rsidP="00267805">
      <w:pPr>
        <w:jc w:val="both"/>
        <w:rPr>
          <w:rFonts w:ascii="Arial Narrow" w:hAnsi="Arial Narrow" w:cs="Arial"/>
        </w:rPr>
      </w:pPr>
      <w:r w:rsidRPr="00DF25CA">
        <w:rPr>
          <w:rFonts w:ascii="Arial Narrow" w:hAnsi="Arial Narrow" w:cs="Arial"/>
        </w:rPr>
        <w:t xml:space="preserve">From confusion matrices we obtain these four values, which are later used to compute the metrics which evaluate the model, but they already offer a glimpse of the model performance at first sight. This mentioned metrics are Accuracy, Precision, Recall and F1-Score, which are explained below </w:t>
      </w:r>
      <w:sdt>
        <w:sdtPr>
          <w:rPr>
            <w:rFonts w:ascii="Arial Narrow" w:hAnsi="Arial Narrow" w:cs="Arial"/>
          </w:rPr>
          <w:id w:val="-2077582442"/>
          <w:citation/>
        </w:sdtPr>
        <w:sdtContent>
          <w:r w:rsidRPr="00DF25CA">
            <w:rPr>
              <w:rFonts w:ascii="Arial Narrow" w:hAnsi="Arial Narrow" w:cs="Arial"/>
            </w:rPr>
            <w:fldChar w:fldCharType="begin"/>
          </w:r>
          <w:r w:rsidRPr="00DF25CA">
            <w:rPr>
              <w:rFonts w:ascii="Arial Narrow" w:hAnsi="Arial Narrow" w:cs="Arial"/>
            </w:rPr>
            <w:instrText xml:space="preserve">CITATION Pus21 \p 88-111 \l 3082 </w:instrText>
          </w:r>
          <w:r w:rsidRPr="00DF25CA">
            <w:rPr>
              <w:rFonts w:ascii="Arial Narrow" w:hAnsi="Arial Narrow" w:cs="Arial"/>
            </w:rPr>
            <w:fldChar w:fldCharType="separate"/>
          </w:r>
          <w:r w:rsidRPr="00DF25CA">
            <w:rPr>
              <w:rFonts w:ascii="Arial Narrow" w:hAnsi="Arial Narrow" w:cs="Arial"/>
              <w:noProof/>
            </w:rPr>
            <w:t>(Pushpa Singh, 2021, págs. 88-111)</w:t>
          </w:r>
          <w:r w:rsidRPr="00DF25CA">
            <w:rPr>
              <w:rFonts w:ascii="Arial Narrow" w:hAnsi="Arial Narrow" w:cs="Arial"/>
            </w:rPr>
            <w:fldChar w:fldCharType="end"/>
          </w:r>
        </w:sdtContent>
      </w:sdt>
      <w:r w:rsidRPr="00DF25CA">
        <w:rPr>
          <w:rFonts w:ascii="Arial Narrow" w:hAnsi="Arial Narrow" w:cs="Arial"/>
        </w:rPr>
        <w:t>.</w:t>
      </w:r>
    </w:p>
    <w:p w14:paraId="1873A168" w14:textId="77777777" w:rsidR="00267805" w:rsidRPr="00DF25CA" w:rsidRDefault="00267805" w:rsidP="00267805">
      <w:pPr>
        <w:jc w:val="both"/>
        <w:rPr>
          <w:rFonts w:ascii="Arial Narrow" w:hAnsi="Arial Narrow" w:cs="Arial"/>
        </w:rPr>
      </w:pPr>
    </w:p>
    <w:p w14:paraId="2703E26F" w14:textId="77777777" w:rsidR="00267805" w:rsidRPr="00DF25CA" w:rsidRDefault="00267805" w:rsidP="00267805">
      <w:pPr>
        <w:jc w:val="both"/>
        <w:rPr>
          <w:rFonts w:ascii="Arial Narrow" w:hAnsi="Arial Narrow" w:cs="Arial"/>
        </w:rPr>
      </w:pPr>
      <w:r w:rsidRPr="00DF25CA">
        <w:rPr>
          <w:rFonts w:ascii="Arial Narrow" w:hAnsi="Arial Narrow" w:cs="Arial"/>
        </w:rPr>
        <w:t>The accuracy of a model is calculated using the given formula below.</w:t>
      </w:r>
    </w:p>
    <w:p w14:paraId="5B127305" w14:textId="77777777" w:rsidR="00267805" w:rsidRPr="00DF25CA" w:rsidRDefault="00267805" w:rsidP="00267805">
      <w:pPr>
        <w:jc w:val="both"/>
        <w:rPr>
          <w:rFonts w:ascii="Arial Narrow" w:hAnsi="Arial Narrow" w:cs="Arial"/>
        </w:rPr>
      </w:pPr>
    </w:p>
    <w:p w14:paraId="6DD37795" w14:textId="77777777" w:rsidR="00267805" w:rsidRPr="00DF25CA" w:rsidRDefault="00267805" w:rsidP="00267805">
      <w:pPr>
        <w:jc w:val="both"/>
        <w:rPr>
          <w:rFonts w:ascii="Arial Narrow" w:hAnsi="Arial Narrow" w:cs="Arial"/>
        </w:rPr>
      </w:pPr>
      <m:oMathPara>
        <m:oMath>
          <m:r>
            <w:rPr>
              <w:rFonts w:ascii="Cambria Math" w:hAnsi="Cambria Math" w:cs="Arial"/>
            </w:rPr>
            <m:t>Accuracy</m:t>
          </m:r>
          <m:r>
            <m:rPr>
              <m:sty m:val="p"/>
            </m:rPr>
            <w:rPr>
              <w:rFonts w:ascii="Cambria Math" w:hAnsi="Cambria Math" w:cs="Arial"/>
            </w:rPr>
            <m:t>=</m:t>
          </m:r>
          <m:f>
            <m:fPr>
              <m:ctrlPr>
                <w:rPr>
                  <w:rFonts w:ascii="Cambria Math" w:hAnsi="Cambria Math" w:cs="Arial"/>
                </w:rPr>
              </m:ctrlPr>
            </m:fPr>
            <m:num>
              <m:r>
                <w:rPr>
                  <w:rFonts w:ascii="Cambria Math" w:hAnsi="Cambria Math" w:cs="Arial"/>
                </w:rPr>
                <m:t>TP</m:t>
              </m:r>
              <m:r>
                <m:rPr>
                  <m:sty m:val="p"/>
                </m:rPr>
                <w:rPr>
                  <w:rFonts w:ascii="Cambria Math" w:hAnsi="Cambria Math" w:cs="Arial"/>
                </w:rPr>
                <m:t>+</m:t>
              </m:r>
              <m:r>
                <w:rPr>
                  <w:rFonts w:ascii="Cambria Math" w:hAnsi="Cambria Math" w:cs="Arial"/>
                </w:rPr>
                <m:t>TN</m:t>
              </m:r>
            </m:num>
            <m:den>
              <m:r>
                <w:rPr>
                  <w:rFonts w:ascii="Cambria Math" w:hAnsi="Cambria Math" w:cs="Arial"/>
                </w:rPr>
                <m:t>TP</m:t>
              </m:r>
              <m:r>
                <m:rPr>
                  <m:sty m:val="p"/>
                </m:rPr>
                <w:rPr>
                  <w:rFonts w:ascii="Cambria Math" w:hAnsi="Cambria Math" w:cs="Arial"/>
                </w:rPr>
                <m:t>+</m:t>
              </m:r>
              <m:r>
                <w:rPr>
                  <w:rFonts w:ascii="Cambria Math" w:hAnsi="Cambria Math" w:cs="Arial"/>
                </w:rPr>
                <m:t>FN</m:t>
              </m:r>
              <m:r>
                <m:rPr>
                  <m:sty m:val="p"/>
                </m:rPr>
                <w:rPr>
                  <w:rFonts w:ascii="Cambria Math" w:hAnsi="Cambria Math" w:cs="Arial"/>
                </w:rPr>
                <m:t>+</m:t>
              </m:r>
              <m:r>
                <w:rPr>
                  <w:rFonts w:ascii="Cambria Math" w:hAnsi="Cambria Math" w:cs="Arial"/>
                </w:rPr>
                <m:t>TN</m:t>
              </m:r>
              <m:r>
                <m:rPr>
                  <m:sty m:val="p"/>
                </m:rPr>
                <w:rPr>
                  <w:rFonts w:ascii="Cambria Math" w:hAnsi="Cambria Math" w:cs="Arial"/>
                </w:rPr>
                <m:t>+</m:t>
              </m:r>
              <m:r>
                <w:rPr>
                  <w:rFonts w:ascii="Cambria Math" w:hAnsi="Cambria Math" w:cs="Arial"/>
                </w:rPr>
                <m:t>FP</m:t>
              </m:r>
            </m:den>
          </m:f>
        </m:oMath>
      </m:oMathPara>
    </w:p>
    <w:p w14:paraId="649F7721" w14:textId="77777777" w:rsidR="00267805" w:rsidRPr="00DF25CA" w:rsidRDefault="00267805" w:rsidP="00267805">
      <w:pPr>
        <w:pStyle w:val="Caption"/>
        <w:jc w:val="center"/>
        <w:rPr>
          <w:rFonts w:ascii="Arial Narrow" w:hAnsi="Arial Narrow" w:cs="Arial"/>
        </w:rPr>
      </w:pPr>
      <w:r w:rsidRPr="00DF25CA">
        <w:t xml:space="preserve">Equation </w:t>
      </w:r>
      <w:r w:rsidRPr="00DF25CA">
        <w:fldChar w:fldCharType="begin"/>
      </w:r>
      <w:r w:rsidRPr="00DF25CA">
        <w:instrText xml:space="preserve"> SEQ Equation \* ARABIC </w:instrText>
      </w:r>
      <w:r w:rsidRPr="00DF25CA">
        <w:fldChar w:fldCharType="separate"/>
      </w:r>
      <w:r w:rsidRPr="00DF25CA">
        <w:rPr>
          <w:noProof/>
        </w:rPr>
        <w:t>1</w:t>
      </w:r>
      <w:r w:rsidRPr="00DF25CA">
        <w:fldChar w:fldCharType="end"/>
      </w:r>
      <w:r w:rsidRPr="00DF25CA">
        <w:t>: Accuracy formula</w:t>
      </w:r>
    </w:p>
    <w:p w14:paraId="54AA0B52" w14:textId="77777777" w:rsidR="00267805" w:rsidRPr="00DF25CA" w:rsidRDefault="00267805" w:rsidP="00267805">
      <w:pPr>
        <w:jc w:val="both"/>
        <w:rPr>
          <w:rFonts w:ascii="Arial Narrow" w:hAnsi="Arial Narrow" w:cs="Arial"/>
        </w:rPr>
      </w:pPr>
      <w:r w:rsidRPr="00DF25CA">
        <w:rPr>
          <w:rFonts w:ascii="Arial Narrow" w:hAnsi="Arial Narrow"/>
        </w:rPr>
        <w:t>As shown above, accuracy</w:t>
      </w:r>
      <w:r w:rsidRPr="00DF25CA">
        <w:rPr>
          <w:rFonts w:ascii="Arial Narrow" w:hAnsi="Arial Narrow" w:cs="Arial"/>
        </w:rPr>
        <w:t xml:space="preserve"> of an algorithm is represented as the ratio of correctly classified patients (TP+TN) to the total number of patients </w:t>
      </w:r>
    </w:p>
    <w:p w14:paraId="1A813CEE" w14:textId="77777777" w:rsidR="00267805" w:rsidRPr="00DF25CA" w:rsidRDefault="00267805" w:rsidP="00267805">
      <w:pPr>
        <w:jc w:val="both"/>
        <w:rPr>
          <w:rFonts w:ascii="Arial Narrow" w:hAnsi="Arial Narrow" w:cs="Arial"/>
        </w:rPr>
      </w:pPr>
    </w:p>
    <w:p w14:paraId="6B0B3EC4" w14:textId="77777777" w:rsidR="00267805" w:rsidRPr="00DF25CA" w:rsidRDefault="00267805" w:rsidP="00267805">
      <w:pPr>
        <w:jc w:val="both"/>
        <w:rPr>
          <w:rFonts w:ascii="Arial Narrow" w:hAnsi="Arial Narrow" w:cs="Arial"/>
        </w:rPr>
      </w:pPr>
      <w:r w:rsidRPr="00DF25CA">
        <w:rPr>
          <w:rFonts w:ascii="Arial Narrow" w:hAnsi="Arial Narrow"/>
        </w:rPr>
        <w:t xml:space="preserve">Regarding precision or specificity </w:t>
      </w:r>
      <w:r w:rsidRPr="00DF25CA">
        <w:rPr>
          <w:rFonts w:ascii="Arial Narrow" w:hAnsi="Arial Narrow" w:cs="Arial"/>
        </w:rPr>
        <w:t>of an algorithm, it represents the ratio of correctly classified patients as positive (</w:t>
      </w:r>
      <w:r w:rsidRPr="00DF25CA">
        <w:rPr>
          <w:rFonts w:ascii="Arial Narrow" w:hAnsi="Arial Narrow"/>
          <w:i/>
          <w:iCs/>
        </w:rPr>
        <w:t>TP</w:t>
      </w:r>
      <w:r w:rsidRPr="00DF25CA">
        <w:rPr>
          <w:rFonts w:ascii="Arial Narrow" w:hAnsi="Arial Narrow" w:cs="Arial"/>
        </w:rPr>
        <w:t>) to the total patients predicted to be positive (</w:t>
      </w:r>
      <w:r w:rsidRPr="00DF25CA">
        <w:rPr>
          <w:rFonts w:ascii="Arial Narrow" w:hAnsi="Arial Narrow"/>
          <w:i/>
          <w:iCs/>
        </w:rPr>
        <w:t>TP</w:t>
      </w:r>
      <w:r w:rsidRPr="00DF25CA">
        <w:rPr>
          <w:rFonts w:ascii="Arial Narrow" w:hAnsi="Arial Narrow" w:cs="Arial"/>
        </w:rPr>
        <w:t>+</w:t>
      </w:r>
      <w:r w:rsidRPr="00DF25CA">
        <w:rPr>
          <w:rFonts w:ascii="Arial Narrow" w:hAnsi="Arial Narrow"/>
          <w:i/>
          <w:iCs/>
        </w:rPr>
        <w:t>FP</w:t>
      </w:r>
      <w:r w:rsidRPr="00DF25CA">
        <w:rPr>
          <w:rFonts w:ascii="Arial Narrow" w:hAnsi="Arial Narrow" w:cs="Arial"/>
        </w:rPr>
        <w:t>).</w:t>
      </w:r>
    </w:p>
    <w:p w14:paraId="2973C9E9" w14:textId="77777777" w:rsidR="00267805" w:rsidRPr="00DF25CA" w:rsidRDefault="00267805" w:rsidP="00267805">
      <w:pPr>
        <w:jc w:val="both"/>
        <w:rPr>
          <w:rFonts w:ascii="Arial Narrow" w:hAnsi="Arial Narrow" w:cs="Arial"/>
        </w:rPr>
      </w:pPr>
    </w:p>
    <w:p w14:paraId="5A15A7EA" w14:textId="77777777" w:rsidR="00267805" w:rsidRPr="00DF25CA" w:rsidRDefault="00267805" w:rsidP="00267805">
      <w:pPr>
        <w:pStyle w:val="Caption"/>
        <w:jc w:val="center"/>
        <w:rPr>
          <w:iCs w:val="0"/>
          <w:color w:val="auto"/>
          <w:sz w:val="24"/>
          <w:szCs w:val="24"/>
        </w:rPr>
      </w:pPr>
      <m:oMathPara>
        <m:oMath>
          <m:r>
            <w:rPr>
              <w:rFonts w:ascii="Cambria Math" w:hAnsi="Cambria Math" w:cs="Arial"/>
              <w:color w:val="auto"/>
              <w:sz w:val="24"/>
              <w:szCs w:val="24"/>
            </w:rPr>
            <m:t>Precision=</m:t>
          </m:r>
          <m:f>
            <m:fPr>
              <m:ctrlPr>
                <w:rPr>
                  <w:rFonts w:ascii="Cambria Math" w:hAnsi="Cambria Math" w:cs="Arial"/>
                  <w:i w:val="0"/>
                  <w:iCs w:val="0"/>
                  <w:color w:val="auto"/>
                  <w:sz w:val="24"/>
                  <w:szCs w:val="24"/>
                </w:rPr>
              </m:ctrlPr>
            </m:fPr>
            <m:num>
              <m:r>
                <w:rPr>
                  <w:rFonts w:ascii="Cambria Math" w:hAnsi="Cambria Math" w:cs="Arial"/>
                  <w:color w:val="auto"/>
                  <w:sz w:val="24"/>
                  <w:szCs w:val="24"/>
                </w:rPr>
                <m:t>TP</m:t>
              </m:r>
            </m:num>
            <m:den>
              <m:r>
                <w:rPr>
                  <w:rFonts w:ascii="Cambria Math" w:hAnsi="Cambria Math" w:cs="Arial"/>
                  <w:color w:val="auto"/>
                  <w:sz w:val="24"/>
                  <w:szCs w:val="24"/>
                </w:rPr>
                <m:t>TP+FP</m:t>
              </m:r>
            </m:den>
          </m:f>
        </m:oMath>
      </m:oMathPara>
    </w:p>
    <w:p w14:paraId="0BD7A5A9" w14:textId="77777777" w:rsidR="00267805" w:rsidRPr="00DF25CA" w:rsidRDefault="00267805" w:rsidP="00267805">
      <w:pPr>
        <w:pStyle w:val="Caption"/>
        <w:jc w:val="center"/>
        <w:rPr>
          <w:rFonts w:ascii="Arial Narrow" w:hAnsi="Arial Narrow" w:cs="Arial"/>
          <w:color w:val="auto"/>
          <w:sz w:val="24"/>
          <w:szCs w:val="24"/>
        </w:rPr>
      </w:pPr>
      <w:r w:rsidRPr="00DF25CA">
        <w:t xml:space="preserve">Equation </w:t>
      </w:r>
      <w:r w:rsidRPr="00DF25CA">
        <w:fldChar w:fldCharType="begin"/>
      </w:r>
      <w:r w:rsidRPr="00DF25CA">
        <w:instrText xml:space="preserve"> SEQ Equation \* ARABIC </w:instrText>
      </w:r>
      <w:r w:rsidRPr="00DF25CA">
        <w:fldChar w:fldCharType="separate"/>
      </w:r>
      <w:r w:rsidRPr="00DF25CA">
        <w:rPr>
          <w:noProof/>
        </w:rPr>
        <w:t>2</w:t>
      </w:r>
      <w:r w:rsidRPr="00DF25CA">
        <w:fldChar w:fldCharType="end"/>
      </w:r>
      <w:r w:rsidRPr="00DF25CA">
        <w:t>: Precision formula</w:t>
      </w:r>
    </w:p>
    <w:p w14:paraId="6AFAFC37" w14:textId="77777777" w:rsidR="00267805" w:rsidRPr="00DF25CA" w:rsidRDefault="00267805" w:rsidP="00267805">
      <w:pPr>
        <w:jc w:val="both"/>
        <w:rPr>
          <w:rFonts w:ascii="Arial Narrow" w:hAnsi="Arial Narrow" w:cs="Arial"/>
        </w:rPr>
      </w:pPr>
    </w:p>
    <w:p w14:paraId="39AAB02F" w14:textId="77777777" w:rsidR="00267805" w:rsidRPr="00DF25CA" w:rsidRDefault="00267805" w:rsidP="00267805">
      <w:pPr>
        <w:jc w:val="both"/>
        <w:rPr>
          <w:rFonts w:ascii="Arial Narrow" w:hAnsi="Arial Narrow"/>
        </w:rPr>
      </w:pPr>
      <w:r w:rsidRPr="00DF25CA">
        <w:rPr>
          <w:rFonts w:ascii="Arial Narrow" w:hAnsi="Arial Narrow"/>
        </w:rPr>
        <w:t xml:space="preserve">This metric gives us knowledge about how many patients are actually positive from the whole that has been classified as positive </w:t>
      </w:r>
    </w:p>
    <w:p w14:paraId="6435CB9F" w14:textId="77777777" w:rsidR="00267805" w:rsidRPr="00DF25CA" w:rsidRDefault="00267805" w:rsidP="00267805">
      <w:pPr>
        <w:jc w:val="both"/>
        <w:rPr>
          <w:rFonts w:ascii="Arial Narrow" w:hAnsi="Arial Narrow"/>
        </w:rPr>
      </w:pPr>
    </w:p>
    <w:p w14:paraId="7ED176B6" w14:textId="77777777" w:rsidR="00267805" w:rsidRPr="00DF25CA" w:rsidRDefault="00267805" w:rsidP="00267805">
      <w:pPr>
        <w:jc w:val="both"/>
        <w:rPr>
          <w:rFonts w:ascii="Arial Narrow" w:hAnsi="Arial Narrow" w:cs="Arial"/>
        </w:rPr>
      </w:pPr>
      <w:r w:rsidRPr="00DF25CA">
        <w:rPr>
          <w:rFonts w:ascii="Arial Narrow" w:hAnsi="Arial Narrow"/>
        </w:rPr>
        <w:t>Recall or sensitivity</w:t>
      </w:r>
      <w:r w:rsidRPr="00DF25CA">
        <w:rPr>
          <w:rFonts w:ascii="Arial Narrow" w:hAnsi="Arial Narrow" w:cs="Arial"/>
        </w:rPr>
        <w:t> metric is defined as the ratio of correctly classified positive patients (</w:t>
      </w:r>
      <w:r w:rsidRPr="00DF25CA">
        <w:rPr>
          <w:rFonts w:ascii="Arial Narrow" w:hAnsi="Arial Narrow"/>
          <w:i/>
          <w:iCs/>
        </w:rPr>
        <w:t>TP</w:t>
      </w:r>
      <w:r w:rsidRPr="00DF25CA">
        <w:rPr>
          <w:rFonts w:ascii="Arial Narrow" w:hAnsi="Arial Narrow" w:cs="Arial"/>
        </w:rPr>
        <w:t>) divided by total number of patients are actually positive.</w:t>
      </w:r>
    </w:p>
    <w:p w14:paraId="44C43028" w14:textId="77777777" w:rsidR="00267805" w:rsidRPr="00DF25CA" w:rsidRDefault="00267805" w:rsidP="00267805">
      <w:pPr>
        <w:jc w:val="both"/>
        <w:rPr>
          <w:rFonts w:ascii="Arial Narrow" w:hAnsi="Arial Narrow" w:cs="Arial"/>
        </w:rPr>
      </w:pPr>
    </w:p>
    <w:p w14:paraId="35785B1A" w14:textId="77777777" w:rsidR="00267805" w:rsidRPr="00DF25CA" w:rsidRDefault="00267805" w:rsidP="00267805">
      <w:pPr>
        <w:pStyle w:val="Caption"/>
        <w:jc w:val="center"/>
        <w:rPr>
          <w:iCs w:val="0"/>
          <w:color w:val="auto"/>
          <w:sz w:val="24"/>
          <w:szCs w:val="24"/>
        </w:rPr>
      </w:pPr>
      <m:oMathPara>
        <m:oMath>
          <m:r>
            <w:rPr>
              <w:rFonts w:ascii="Cambria Math" w:hAnsi="Cambria Math" w:cs="Arial"/>
              <w:color w:val="auto"/>
              <w:sz w:val="24"/>
              <w:szCs w:val="24"/>
            </w:rPr>
            <m:t xml:space="preserve">Recall= </m:t>
          </m:r>
          <m:f>
            <m:fPr>
              <m:ctrlPr>
                <w:rPr>
                  <w:rFonts w:ascii="Cambria Math" w:hAnsi="Cambria Math" w:cs="Arial"/>
                  <w:i w:val="0"/>
                  <w:iCs w:val="0"/>
                  <w:color w:val="auto"/>
                  <w:sz w:val="24"/>
                  <w:szCs w:val="24"/>
                </w:rPr>
              </m:ctrlPr>
            </m:fPr>
            <m:num>
              <m:r>
                <w:rPr>
                  <w:rFonts w:ascii="Cambria Math" w:hAnsi="Cambria Math" w:cs="Arial"/>
                  <w:color w:val="auto"/>
                  <w:sz w:val="24"/>
                  <w:szCs w:val="24"/>
                </w:rPr>
                <m:t>TP</m:t>
              </m:r>
            </m:num>
            <m:den>
              <m:r>
                <w:rPr>
                  <w:rFonts w:ascii="Cambria Math" w:hAnsi="Cambria Math" w:cs="Arial"/>
                  <w:color w:val="auto"/>
                  <w:sz w:val="24"/>
                  <w:szCs w:val="24"/>
                </w:rPr>
                <m:t>TP+FN</m:t>
              </m:r>
            </m:den>
          </m:f>
        </m:oMath>
      </m:oMathPara>
    </w:p>
    <w:p w14:paraId="654BD5DA" w14:textId="77777777" w:rsidR="00267805" w:rsidRPr="00DF25CA" w:rsidRDefault="00267805" w:rsidP="00267805">
      <w:pPr>
        <w:pStyle w:val="Caption"/>
        <w:jc w:val="center"/>
        <w:rPr>
          <w:rFonts w:ascii="Arial Narrow" w:hAnsi="Arial Narrow" w:cs="Arial"/>
          <w:color w:val="auto"/>
          <w:sz w:val="24"/>
          <w:szCs w:val="24"/>
        </w:rPr>
      </w:pPr>
      <w:r w:rsidRPr="00DF25CA">
        <w:t xml:space="preserve">Equation </w:t>
      </w:r>
      <w:r w:rsidRPr="00DF25CA">
        <w:fldChar w:fldCharType="begin"/>
      </w:r>
      <w:r w:rsidRPr="00DF25CA">
        <w:instrText xml:space="preserve"> SEQ Equation \* ARABIC </w:instrText>
      </w:r>
      <w:r w:rsidRPr="00DF25CA">
        <w:fldChar w:fldCharType="separate"/>
      </w:r>
      <w:r w:rsidRPr="00DF25CA">
        <w:rPr>
          <w:noProof/>
        </w:rPr>
        <w:t>3</w:t>
      </w:r>
      <w:r w:rsidRPr="00DF25CA">
        <w:fldChar w:fldCharType="end"/>
      </w:r>
      <w:r w:rsidRPr="00DF25CA">
        <w:t>: Recall formula</w:t>
      </w:r>
    </w:p>
    <w:p w14:paraId="2957EB22" w14:textId="77777777" w:rsidR="00267805" w:rsidRPr="00DF25CA" w:rsidRDefault="00267805" w:rsidP="00267805">
      <w:pPr>
        <w:jc w:val="both"/>
        <w:rPr>
          <w:rFonts w:ascii="Arial Narrow" w:hAnsi="Arial Narrow" w:cs="Arial"/>
        </w:rPr>
      </w:pPr>
      <w:r w:rsidRPr="00DF25CA">
        <w:rPr>
          <w:rFonts w:ascii="Arial Narrow" w:hAnsi="Arial Narrow" w:cs="Arial"/>
        </w:rPr>
        <w:t>The perception behind recall is how many patients have been classified as positive from the total amount of patients that actually are positive. Recall is also called as sensitivity, meaning the ability of the model to predict a positive when analysing one.</w:t>
      </w:r>
    </w:p>
    <w:p w14:paraId="2CE43026" w14:textId="77777777" w:rsidR="00267805" w:rsidRPr="00DF25CA" w:rsidRDefault="00267805" w:rsidP="00267805">
      <w:pPr>
        <w:jc w:val="both"/>
        <w:rPr>
          <w:rFonts w:ascii="Arial Narrow" w:hAnsi="Arial Narrow" w:cs="Arial"/>
        </w:rPr>
      </w:pPr>
    </w:p>
    <w:p w14:paraId="4917EF81" w14:textId="77777777" w:rsidR="00267805" w:rsidRPr="00DF25CA" w:rsidRDefault="00267805" w:rsidP="00267805">
      <w:pPr>
        <w:jc w:val="both"/>
        <w:rPr>
          <w:rFonts w:ascii="Arial Narrow" w:hAnsi="Arial Narrow" w:cs="Arial"/>
        </w:rPr>
      </w:pPr>
      <w:r w:rsidRPr="00DF25CA">
        <w:rPr>
          <w:rFonts w:ascii="Arial Narrow" w:hAnsi="Arial Narrow"/>
        </w:rPr>
        <w:t>F1 score</w:t>
      </w:r>
      <w:r w:rsidRPr="00DF25CA">
        <w:rPr>
          <w:rFonts w:ascii="Arial Narrow" w:hAnsi="Arial Narrow" w:cs="Arial"/>
        </w:rPr>
        <w:t> is also known as the F Measure. The F1 score states the equilibrium between the precision and the recall with the formula below:</w:t>
      </w:r>
    </w:p>
    <w:p w14:paraId="364C0F91" w14:textId="77777777" w:rsidR="00267805" w:rsidRPr="00DF25CA" w:rsidRDefault="00267805" w:rsidP="00267805">
      <w:pPr>
        <w:jc w:val="both"/>
        <w:rPr>
          <w:rFonts w:ascii="Arial Narrow" w:hAnsi="Arial Narrow" w:cs="Arial"/>
        </w:rPr>
      </w:pPr>
    </w:p>
    <w:p w14:paraId="1EFDF024" w14:textId="77777777" w:rsidR="00267805" w:rsidRPr="00DF25CA" w:rsidRDefault="00267805" w:rsidP="00267805">
      <w:pPr>
        <w:jc w:val="both"/>
        <w:rPr>
          <w:rFonts w:ascii="Arial Narrow" w:hAnsi="Arial Narrow" w:cs="Arial"/>
        </w:rPr>
      </w:pPr>
    </w:p>
    <w:p w14:paraId="0EF24CFA" w14:textId="77777777" w:rsidR="00267805" w:rsidRPr="00DF25CA" w:rsidRDefault="00267805" w:rsidP="00267805">
      <w:pPr>
        <w:pStyle w:val="Caption"/>
        <w:jc w:val="center"/>
        <w:rPr>
          <w:iCs w:val="0"/>
          <w:color w:val="auto"/>
          <w:sz w:val="24"/>
          <w:szCs w:val="24"/>
        </w:rPr>
      </w:pPr>
      <m:oMathPara>
        <m:oMath>
          <m:r>
            <w:rPr>
              <w:rFonts w:ascii="Cambria Math" w:hAnsi="Cambria Math" w:cs="Arial"/>
              <w:color w:val="auto"/>
              <w:sz w:val="24"/>
              <w:szCs w:val="24"/>
            </w:rPr>
            <m:t>F1-Score=</m:t>
          </m:r>
          <m:f>
            <m:fPr>
              <m:ctrlPr>
                <w:rPr>
                  <w:rFonts w:ascii="Cambria Math" w:hAnsi="Cambria Math" w:cs="Arial"/>
                  <w:i w:val="0"/>
                  <w:iCs w:val="0"/>
                  <w:color w:val="auto"/>
                  <w:sz w:val="24"/>
                  <w:szCs w:val="24"/>
                </w:rPr>
              </m:ctrlPr>
            </m:fPr>
            <m:num>
              <m:r>
                <w:rPr>
                  <w:rFonts w:ascii="Cambria Math" w:hAnsi="Cambria Math" w:cs="Arial"/>
                  <w:color w:val="auto"/>
                  <w:sz w:val="24"/>
                  <w:szCs w:val="24"/>
                </w:rPr>
                <m:t xml:space="preserve">2*Precision*Recall </m:t>
              </m:r>
            </m:num>
            <m:den>
              <m:r>
                <w:rPr>
                  <w:rFonts w:ascii="Cambria Math" w:hAnsi="Cambria Math" w:cs="Arial"/>
                  <w:color w:val="auto"/>
                  <w:sz w:val="24"/>
                  <w:szCs w:val="24"/>
                </w:rPr>
                <m:t>Precision+recall</m:t>
              </m:r>
            </m:den>
          </m:f>
        </m:oMath>
      </m:oMathPara>
    </w:p>
    <w:p w14:paraId="007FD9A2" w14:textId="77777777" w:rsidR="00267805" w:rsidRPr="00DF25CA" w:rsidRDefault="00267805" w:rsidP="00267805">
      <w:pPr>
        <w:pStyle w:val="Caption"/>
        <w:jc w:val="center"/>
      </w:pPr>
      <w:r w:rsidRPr="00DF25CA">
        <w:t xml:space="preserve">Equation </w:t>
      </w:r>
      <w:r w:rsidRPr="00DF25CA">
        <w:fldChar w:fldCharType="begin"/>
      </w:r>
      <w:r w:rsidRPr="00DF25CA">
        <w:instrText xml:space="preserve"> SEQ Equation \* ARABIC </w:instrText>
      </w:r>
      <w:r w:rsidRPr="00DF25CA">
        <w:fldChar w:fldCharType="separate"/>
      </w:r>
      <w:r w:rsidRPr="00DF25CA">
        <w:rPr>
          <w:noProof/>
        </w:rPr>
        <w:t>4</w:t>
      </w:r>
      <w:r w:rsidRPr="00DF25CA">
        <w:fldChar w:fldCharType="end"/>
      </w:r>
      <w:r w:rsidRPr="00DF25CA">
        <w:t>: F1-Score formula</w:t>
      </w:r>
    </w:p>
    <w:p w14:paraId="43CCC1EA" w14:textId="77777777" w:rsidR="00267805" w:rsidRPr="00DF25CA" w:rsidRDefault="00267805" w:rsidP="00267805">
      <w:pPr>
        <w:jc w:val="both"/>
      </w:pPr>
      <w:r w:rsidRPr="00DF25CA">
        <w:t>As seen in Equation 4, F1-score is computed as the harmonised mean between precision and recall. This metric is useful because dumb models predicting unbalanced data can generate an output classifying every sample as the major category, therefore being useless as a classificatior but presenting good metrics in, for instance, accuracy and recall. Harmonised mean (HM) is an operator that strongly penalises extreme values. This means that if precision and recall are different from each other, as in the situation explained above, the HM will penalise the metric more than the arithmetic mean. Therefore F1-score is more sensible to extreme precision and recall values and gives us more meaningful information of the performance of the model</w:t>
      </w:r>
      <w:sdt>
        <w:sdtPr>
          <w:id w:val="58070662"/>
          <w:citation/>
        </w:sdtPr>
        <w:sdtContent>
          <w:r w:rsidRPr="00DF25CA">
            <w:fldChar w:fldCharType="begin"/>
          </w:r>
          <w:r w:rsidRPr="00DF25CA">
            <w:instrText xml:space="preserve"> CITATION Tav19 \l 3082 </w:instrText>
          </w:r>
          <w:r w:rsidRPr="00DF25CA">
            <w:fldChar w:fldCharType="separate"/>
          </w:r>
          <w:r w:rsidRPr="00DF25CA">
            <w:rPr>
              <w:noProof/>
            </w:rPr>
            <w:t xml:space="preserve"> (Tavish Srivastava, 2019)</w:t>
          </w:r>
          <w:r w:rsidRPr="00DF25CA">
            <w:fldChar w:fldCharType="end"/>
          </w:r>
        </w:sdtContent>
      </w:sdt>
      <w:r w:rsidRPr="00DF25CA">
        <w:t>.</w:t>
      </w:r>
    </w:p>
    <w:p w14:paraId="21381257" w14:textId="77777777" w:rsidR="00267805" w:rsidRPr="00DF25CA" w:rsidRDefault="00267805" w:rsidP="00267805">
      <w:pPr>
        <w:jc w:val="both"/>
      </w:pPr>
    </w:p>
    <w:p w14:paraId="7F245ADC" w14:textId="77777777" w:rsidR="00267805" w:rsidRPr="00DF25CA" w:rsidRDefault="00267805" w:rsidP="00267805">
      <w:pPr>
        <w:jc w:val="both"/>
        <w:rPr>
          <w:b/>
          <w:bCs/>
        </w:rPr>
      </w:pPr>
      <w:r w:rsidRPr="00DF25CA">
        <w:rPr>
          <w:b/>
          <w:bCs/>
        </w:rPr>
        <w:t>Receiver Operating Curve (ROC)</w:t>
      </w:r>
    </w:p>
    <w:p w14:paraId="30BEA029" w14:textId="77777777" w:rsidR="00267805" w:rsidRPr="00DF25CA" w:rsidRDefault="00267805" w:rsidP="00267805">
      <w:pPr>
        <w:jc w:val="both"/>
      </w:pPr>
    </w:p>
    <w:p w14:paraId="1C1310A6" w14:textId="77777777" w:rsidR="00267805" w:rsidRPr="00DF25CA" w:rsidRDefault="00267805" w:rsidP="00267805">
      <w:pPr>
        <w:jc w:val="both"/>
      </w:pPr>
      <w:r w:rsidRPr="00DF25CA">
        <w:t>ML predictive models usually provide a probability for the classification, instead of an actual classification, and later a threshold is defined to determine at which probability we consider the value to one output or the other. For instance, if we are classifying binary between 0 and 1, the model gives us a probability of 0.82 to be 1, if we put the threshold at 0.8, the output would be classified as 1, but if we put it at 0.9 it would be classified as 0. It is then desirable to determine at which threshold the model classifies better the observations, and in this scenario is where the ROC acquires importance.</w:t>
      </w:r>
    </w:p>
    <w:p w14:paraId="22727C49" w14:textId="77777777" w:rsidR="00267805" w:rsidRPr="00DF25CA" w:rsidRDefault="00267805" w:rsidP="00267805">
      <w:pPr>
        <w:jc w:val="both"/>
      </w:pPr>
    </w:p>
    <w:p w14:paraId="1D16B70A" w14:textId="77777777" w:rsidR="00267805" w:rsidRPr="00DF25CA" w:rsidRDefault="00267805" w:rsidP="00267805">
      <w:pPr>
        <w:jc w:val="both"/>
      </w:pPr>
      <w:r w:rsidRPr="00DF25CA">
        <w:t>A receiver operating characteristics (ROC) graph is a technique for visualizing, organising, and selecting classifiers based on their performance</w:t>
      </w:r>
      <w:sdt>
        <w:sdtPr>
          <w:id w:val="-1292829999"/>
          <w:citation/>
        </w:sdtPr>
        <w:sdtContent>
          <w:r w:rsidRPr="00DF25CA">
            <w:fldChar w:fldCharType="begin"/>
          </w:r>
          <w:r w:rsidRPr="00DF25CA">
            <w:instrText xml:space="preserve">CITATION Tom06 \p 861-874 \l 3082 </w:instrText>
          </w:r>
          <w:r w:rsidRPr="00DF25CA">
            <w:fldChar w:fldCharType="separate"/>
          </w:r>
          <w:r w:rsidRPr="00DF25CA">
            <w:t xml:space="preserve"> (Fawcett, 2006, págs. 861-874)</w:t>
          </w:r>
          <w:r w:rsidRPr="00DF25CA">
            <w:fldChar w:fldCharType="end"/>
          </w:r>
        </w:sdtContent>
      </w:sdt>
      <w:r w:rsidRPr="00DF25CA">
        <w:t>. But an actual binary classifier represented in a ROC would be drawn as a point. The characteristic curve, which usually resembles something like in the figure below, is the different values of sensitivity and 1-Specificity that present the binary classifier for each of the possible thresholds defined. This way we can assess the point, depending on our interests, where we will define the final threshold of the model.</w:t>
      </w:r>
    </w:p>
    <w:p w14:paraId="0B78CF28" w14:textId="77777777" w:rsidR="00267805" w:rsidRPr="00DF25CA" w:rsidRDefault="00267805" w:rsidP="00267805">
      <w:pPr>
        <w:jc w:val="both"/>
      </w:pPr>
    </w:p>
    <w:p w14:paraId="34AFE0D0" w14:textId="77777777" w:rsidR="00267805" w:rsidRPr="00DF25CA" w:rsidRDefault="00267805" w:rsidP="00267805">
      <w:pPr>
        <w:jc w:val="both"/>
      </w:pPr>
    </w:p>
    <w:p w14:paraId="5A5056A4" w14:textId="77777777" w:rsidR="00267805" w:rsidRPr="00DF25CA" w:rsidRDefault="00267805" w:rsidP="00267805">
      <w:pPr>
        <w:keepNext/>
        <w:jc w:val="both"/>
      </w:pPr>
      <w:r w:rsidRPr="00DF25CA">
        <w:rPr>
          <w:noProof/>
        </w:rPr>
        <w:lastRenderedPageBreak/>
        <w:drawing>
          <wp:inline distT="0" distB="0" distL="0" distR="0" wp14:anchorId="5B998F43" wp14:editId="2D19D7A2">
            <wp:extent cx="5731510" cy="2857500"/>
            <wp:effectExtent l="0" t="0" r="0" b="0"/>
            <wp:docPr id="20" name="Picture 2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857500"/>
                    </a:xfrm>
                    <a:prstGeom prst="rect">
                      <a:avLst/>
                    </a:prstGeom>
                  </pic:spPr>
                </pic:pic>
              </a:graphicData>
            </a:graphic>
          </wp:inline>
        </w:drawing>
      </w:r>
    </w:p>
    <w:p w14:paraId="5718AB91" w14:textId="77777777" w:rsidR="00267805" w:rsidRPr="00DF25CA" w:rsidRDefault="00267805" w:rsidP="00267805">
      <w:pPr>
        <w:pStyle w:val="Caption"/>
      </w:pPr>
      <w:r w:rsidRPr="00DF25CA">
        <w:t xml:space="preserve">Figure </w:t>
      </w:r>
      <w:r w:rsidRPr="00DF25CA">
        <w:fldChar w:fldCharType="begin"/>
      </w:r>
      <w:r w:rsidRPr="00DF25CA">
        <w:instrText xml:space="preserve"> SEQ Figure \* ARABIC </w:instrText>
      </w:r>
      <w:r w:rsidRPr="00DF25CA">
        <w:fldChar w:fldCharType="separate"/>
      </w:r>
      <w:r>
        <w:rPr>
          <w:noProof/>
        </w:rPr>
        <w:t>13</w:t>
      </w:r>
      <w:r w:rsidRPr="00DF25CA">
        <w:fldChar w:fldCharType="end"/>
      </w:r>
      <w:r w:rsidRPr="00DF25CA">
        <w:t>: ROC critical points</w:t>
      </w:r>
      <w:sdt>
        <w:sdtPr>
          <w:id w:val="154650598"/>
          <w:citation/>
        </w:sdtPr>
        <w:sdtContent>
          <w:r w:rsidRPr="00DF25CA">
            <w:fldChar w:fldCharType="begin"/>
          </w:r>
          <w:r w:rsidRPr="00DF25CA">
            <w:instrText xml:space="preserve"> CITATION Jai \l 3082 </w:instrText>
          </w:r>
          <w:r w:rsidRPr="00DF25CA">
            <w:fldChar w:fldCharType="separate"/>
          </w:r>
          <w:r w:rsidRPr="00DF25CA">
            <w:rPr>
              <w:noProof/>
            </w:rPr>
            <w:t xml:space="preserve"> (Zoronza, s.f.)</w:t>
          </w:r>
          <w:r w:rsidRPr="00DF25CA">
            <w:fldChar w:fldCharType="end"/>
          </w:r>
        </w:sdtContent>
      </w:sdt>
    </w:p>
    <w:p w14:paraId="687AB948" w14:textId="77777777" w:rsidR="00267805" w:rsidRPr="00DF25CA" w:rsidRDefault="00267805" w:rsidP="00267805">
      <w:pPr>
        <w:jc w:val="both"/>
      </w:pPr>
      <w:r w:rsidRPr="00DF25CA">
        <w:t>In the figure above we can observe some critical points and depending on the problems’ necessities we will choose a point or another as the final threshold. For instance, if it is not so important to detect all real positives but it is to avoid false positives, point B would be chosen as it never classifies a negative person as positive, while it still correctly classifies some of the real positives.</w:t>
      </w:r>
    </w:p>
    <w:p w14:paraId="4722F6AB" w14:textId="77777777" w:rsidR="00267805" w:rsidRPr="00DF25CA" w:rsidRDefault="00267805" w:rsidP="00267805">
      <w:pPr>
        <w:jc w:val="both"/>
      </w:pPr>
    </w:p>
    <w:p w14:paraId="235DCD19" w14:textId="77777777" w:rsidR="00267805" w:rsidRPr="00DF25CA" w:rsidRDefault="00267805" w:rsidP="00267805">
      <w:pPr>
        <w:jc w:val="both"/>
      </w:pPr>
      <w:r w:rsidRPr="00DF25CA">
        <w:t>The most common way to assess the whole performance of the model at all the thresholds is to compute the area under the curve (AUC), which is a parameter that goes from 0 to 1, with 1 being a perfectly accurate model, that is, sensitivity equals 1 even when specificity equals 1, and 0.5 representing half of the predictions right, that is, random probability which is illustrated by a straight line from origin to top right corner in ROC curve shown in figure above.</w:t>
      </w:r>
    </w:p>
    <w:p w14:paraId="6091FCCA" w14:textId="77777777" w:rsidR="00267805" w:rsidRPr="00DF25CA" w:rsidRDefault="00267805" w:rsidP="00267805">
      <w:pPr>
        <w:jc w:val="both"/>
      </w:pPr>
    </w:p>
    <w:p w14:paraId="5B9BC0E0" w14:textId="77777777" w:rsidR="00267805" w:rsidRPr="00DF25CA" w:rsidRDefault="00267805" w:rsidP="00267805">
      <w:pPr>
        <w:jc w:val="both"/>
      </w:pPr>
      <w:r w:rsidRPr="00C54DE8">
        <w:rPr>
          <w:highlight w:val="yellow"/>
        </w:rPr>
        <w:t>“Lu NOU CONENÇA AQU</w:t>
      </w:r>
      <w:r>
        <w:rPr>
          <w:highlight w:val="yellow"/>
        </w:rPr>
        <w:t>Í</w:t>
      </w:r>
      <w:r w:rsidRPr="00C54DE8">
        <w:rPr>
          <w:highlight w:val="yellow"/>
        </w:rPr>
        <w:t>”</w:t>
      </w:r>
    </w:p>
    <w:p w14:paraId="01433602" w14:textId="77777777" w:rsidR="00267805" w:rsidRPr="00DF25CA" w:rsidRDefault="00267805" w:rsidP="00267805">
      <w:pPr>
        <w:rPr>
          <w:rFonts w:ascii="Arial Narrow" w:hAnsi="Arial Narrow"/>
        </w:rPr>
      </w:pPr>
    </w:p>
    <w:p w14:paraId="0A7B9C08" w14:textId="77777777" w:rsidR="00267805" w:rsidRPr="00DF25CA" w:rsidRDefault="00267805" w:rsidP="00267805">
      <w:pPr>
        <w:pStyle w:val="Heading2"/>
        <w:numPr>
          <w:ilvl w:val="1"/>
          <w:numId w:val="12"/>
        </w:numPr>
        <w:rPr>
          <w:rFonts w:ascii="Arial Narrow" w:hAnsi="Arial Narrow"/>
        </w:rPr>
      </w:pPr>
      <w:bookmarkStart w:id="303" w:name="_Toc93057769"/>
      <w:r w:rsidRPr="00DF25CA">
        <w:rPr>
          <w:rFonts w:ascii="Arial Narrow" w:hAnsi="Arial Narrow"/>
        </w:rPr>
        <w:t>State of the art</w:t>
      </w:r>
      <w:bookmarkEnd w:id="303"/>
    </w:p>
    <w:p w14:paraId="431DA650" w14:textId="77777777" w:rsidR="00267805" w:rsidRPr="00DF25CA" w:rsidRDefault="00267805" w:rsidP="00267805">
      <w:pPr>
        <w:rPr>
          <w:rFonts w:ascii="Arial Narrow" w:hAnsi="Arial Narrow"/>
        </w:rPr>
      </w:pPr>
    </w:p>
    <w:p w14:paraId="6382345F" w14:textId="77777777" w:rsidR="00267805" w:rsidRPr="00A30CDA" w:rsidRDefault="00267805" w:rsidP="00267805">
      <w:pPr>
        <w:jc w:val="both"/>
        <w:rPr>
          <w:rFonts w:ascii="Arial Narrow" w:hAnsi="Arial Narrow" w:cs="Arial"/>
        </w:rPr>
      </w:pPr>
      <w:bookmarkStart w:id="304" w:name="_Toc93057770"/>
      <w:r w:rsidRPr="00A30CDA">
        <w:rPr>
          <w:rFonts w:ascii="Arial Narrow" w:hAnsi="Arial Narrow" w:cs="Arial"/>
        </w:rPr>
        <w:t>There has been a surge of research into various neurobiological underpinnings of consciousness in the past decade. The theories regarding this complex phenomenon have not yet come to converge into a standarised deterministic theory that can be used to correctly direct consciousness models.</w:t>
      </w:r>
    </w:p>
    <w:p w14:paraId="152018D9" w14:textId="77777777" w:rsidR="00267805" w:rsidRPr="00A30CDA" w:rsidRDefault="00267805" w:rsidP="00267805">
      <w:pPr>
        <w:jc w:val="both"/>
        <w:rPr>
          <w:rFonts w:ascii="Arial Narrow" w:hAnsi="Arial Narrow" w:cs="Arial"/>
        </w:rPr>
      </w:pPr>
    </w:p>
    <w:p w14:paraId="0B660BBC" w14:textId="77777777" w:rsidR="00267805" w:rsidRDefault="00267805" w:rsidP="00267805">
      <w:pPr>
        <w:jc w:val="both"/>
        <w:rPr>
          <w:rFonts w:ascii="Arial Narrow" w:hAnsi="Arial Narrow" w:cs="Arial"/>
        </w:rPr>
      </w:pPr>
      <w:r>
        <w:rPr>
          <w:rFonts w:ascii="Arial Narrow" w:hAnsi="Arial Narrow" w:cs="Arial"/>
        </w:rPr>
        <w:t xml:space="preserve">Most of the approaches regarding </w:t>
      </w:r>
      <w:ins w:id="305" w:author="Pedro Gambus" w:date="2022-01-17T10:51:00Z">
        <w:r>
          <w:rPr>
            <w:rFonts w:ascii="Arial Narrow" w:hAnsi="Arial Narrow" w:cs="Arial"/>
          </w:rPr>
          <w:t xml:space="preserve">the study of </w:t>
        </w:r>
      </w:ins>
      <w:r>
        <w:rPr>
          <w:rFonts w:ascii="Arial Narrow" w:hAnsi="Arial Narrow" w:cs="Arial"/>
        </w:rPr>
        <w:t>consciousness</w:t>
      </w:r>
      <w:del w:id="306" w:author="Pedro Gambus" w:date="2022-01-17T10:51:00Z">
        <w:r w:rsidDel="00B17AF5">
          <w:rPr>
            <w:rFonts w:ascii="Arial Narrow" w:hAnsi="Arial Narrow" w:cs="Arial"/>
          </w:rPr>
          <w:delText xml:space="preserve"> study are</w:delText>
        </w:r>
      </w:del>
      <w:ins w:id="307" w:author="Pedro Gambus" w:date="2022-01-17T10:51:00Z">
        <w:r>
          <w:rPr>
            <w:rFonts w:ascii="Arial Narrow" w:hAnsi="Arial Narrow" w:cs="Arial"/>
          </w:rPr>
          <w:t xml:space="preserve"> have been</w:t>
        </w:r>
      </w:ins>
      <w:r>
        <w:rPr>
          <w:rFonts w:ascii="Arial Narrow" w:hAnsi="Arial Narrow" w:cs="Arial"/>
        </w:rPr>
        <w:t xml:space="preserve"> developed around </w:t>
      </w:r>
      <w:ins w:id="308" w:author="Pedro Gambus" w:date="2022-01-17T10:51:00Z">
        <w:r>
          <w:rPr>
            <w:rFonts w:ascii="Arial Narrow" w:hAnsi="Arial Narrow" w:cs="Arial"/>
          </w:rPr>
          <w:t xml:space="preserve">the raw </w:t>
        </w:r>
      </w:ins>
      <w:r>
        <w:rPr>
          <w:rFonts w:ascii="Arial Narrow" w:hAnsi="Arial Narrow" w:cs="Arial"/>
        </w:rPr>
        <w:t xml:space="preserve">EEG signal or </w:t>
      </w:r>
      <w:del w:id="309" w:author="Pedro Gambus" w:date="2022-01-17T10:51:00Z">
        <w:r w:rsidDel="00B17AF5">
          <w:rPr>
            <w:rFonts w:ascii="Arial Narrow" w:hAnsi="Arial Narrow" w:cs="Arial"/>
          </w:rPr>
          <w:delText>derivates</w:delText>
        </w:r>
      </w:del>
      <w:ins w:id="310" w:author="Pedro Gambus" w:date="2022-01-17T10:51:00Z">
        <w:r>
          <w:rPr>
            <w:rFonts w:ascii="Arial Narrow" w:hAnsi="Arial Narrow" w:cs="Arial"/>
          </w:rPr>
          <w:t>derived parameters</w:t>
        </w:r>
      </w:ins>
      <w:r>
        <w:rPr>
          <w:rFonts w:ascii="Arial Narrow" w:hAnsi="Arial Narrow" w:cs="Arial"/>
        </w:rPr>
        <w:t xml:space="preserve">, such as </w:t>
      </w:r>
      <w:sdt>
        <w:sdtPr>
          <w:rPr>
            <w:rFonts w:ascii="Arial Narrow" w:hAnsi="Arial Narrow" w:cs="Arial"/>
          </w:rPr>
          <w:id w:val="-1309089180"/>
          <w:citation/>
        </w:sdtPr>
        <w:sdtContent>
          <w:r>
            <w:rPr>
              <w:rFonts w:ascii="Arial Narrow" w:hAnsi="Arial Narrow" w:cs="Arial"/>
            </w:rPr>
            <w:fldChar w:fldCharType="begin"/>
          </w:r>
          <w:r w:rsidRPr="00204063">
            <w:rPr>
              <w:rFonts w:ascii="Arial Narrow" w:hAnsi="Arial Narrow" w:cs="Arial"/>
              <w:lang w:val="en-US"/>
              <w:rPrChange w:id="311" w:author="Pedro Gambus" w:date="2022-01-17T09:17:00Z">
                <w:rPr>
                  <w:rFonts w:ascii="Arial Narrow" w:hAnsi="Arial Narrow" w:cs="Arial"/>
                </w:rPr>
              </w:rPrChange>
            </w:rPr>
            <w:instrText xml:space="preserve"> CITATION Patul \l 3082 </w:instrText>
          </w:r>
          <w:r>
            <w:rPr>
              <w:rFonts w:ascii="Arial Narrow" w:hAnsi="Arial Narrow" w:cs="Arial"/>
            </w:rPr>
            <w:fldChar w:fldCharType="separate"/>
          </w:r>
          <w:r w:rsidRPr="00204063">
            <w:rPr>
              <w:rFonts w:ascii="Arial Narrow" w:hAnsi="Arial Narrow" w:cs="Arial"/>
              <w:noProof/>
              <w:lang w:val="en-US"/>
              <w:rPrChange w:id="312" w:author="Pedro Gambus" w:date="2022-01-17T09:17:00Z">
                <w:rPr>
                  <w:rFonts w:ascii="Arial Narrow" w:hAnsi="Arial Narrow" w:cs="Arial"/>
                  <w:noProof/>
                </w:rPr>
              </w:rPrChange>
            </w:rPr>
            <w:t>(Patlatzoglou K, 2020 Jul)</w:t>
          </w:r>
          <w:r>
            <w:rPr>
              <w:rFonts w:ascii="Arial Narrow" w:hAnsi="Arial Narrow" w:cs="Arial"/>
            </w:rPr>
            <w:fldChar w:fldCharType="end"/>
          </w:r>
        </w:sdtContent>
      </w:sdt>
      <w:r>
        <w:rPr>
          <w:rFonts w:ascii="Arial Narrow" w:hAnsi="Arial Narrow" w:cs="Arial"/>
        </w:rPr>
        <w:t>, who uses 3D Convolutional Neural Networks to assess the state of consciousness of the patient using raw EEG.</w:t>
      </w:r>
    </w:p>
    <w:p w14:paraId="64DCE909" w14:textId="77777777" w:rsidR="00267805" w:rsidRDefault="00267805" w:rsidP="00267805">
      <w:pPr>
        <w:jc w:val="both"/>
        <w:rPr>
          <w:rFonts w:ascii="Arial Narrow" w:hAnsi="Arial Narrow" w:cs="Arial"/>
        </w:rPr>
      </w:pPr>
    </w:p>
    <w:p w14:paraId="09E4F1E3" w14:textId="77777777" w:rsidR="00267805" w:rsidRDefault="00267805" w:rsidP="00267805">
      <w:pPr>
        <w:jc w:val="both"/>
        <w:rPr>
          <w:rFonts w:ascii="Arial Narrow" w:hAnsi="Arial Narrow" w:cs="Arial"/>
        </w:rPr>
      </w:pPr>
      <w:r>
        <w:rPr>
          <w:rFonts w:ascii="Arial Narrow" w:hAnsi="Arial Narrow" w:cs="Arial"/>
        </w:rPr>
        <w:t xml:space="preserve">Another interesting State of The Art approach comes from </w:t>
      </w:r>
      <w:sdt>
        <w:sdtPr>
          <w:rPr>
            <w:rFonts w:ascii="Arial Narrow" w:hAnsi="Arial Narrow" w:cs="Arial"/>
          </w:rPr>
          <w:id w:val="701907642"/>
          <w:citation/>
        </w:sdtPr>
        <w:sdtContent>
          <w:r>
            <w:rPr>
              <w:rFonts w:ascii="Arial Narrow" w:hAnsi="Arial Narrow" w:cs="Arial"/>
            </w:rPr>
            <w:fldChar w:fldCharType="begin"/>
          </w:r>
          <w:r w:rsidRPr="00204063">
            <w:rPr>
              <w:rFonts w:ascii="Arial Narrow" w:hAnsi="Arial Narrow" w:cs="Arial"/>
              <w:lang w:val="en-US"/>
              <w:rPrChange w:id="313" w:author="Pedro Gambus" w:date="2022-01-17T09:17:00Z">
                <w:rPr>
                  <w:rFonts w:ascii="Arial Narrow" w:hAnsi="Arial Narrow" w:cs="Arial"/>
                </w:rPr>
              </w:rPrChange>
            </w:rPr>
            <w:instrText xml:space="preserve"> CITATION Jes21 \l 3082 </w:instrText>
          </w:r>
          <w:r>
            <w:rPr>
              <w:rFonts w:ascii="Arial Narrow" w:hAnsi="Arial Narrow" w:cs="Arial"/>
            </w:rPr>
            <w:fldChar w:fldCharType="separate"/>
          </w:r>
          <w:r w:rsidRPr="00204063">
            <w:rPr>
              <w:rFonts w:ascii="Arial Narrow" w:hAnsi="Arial Narrow" w:cs="Arial"/>
              <w:noProof/>
              <w:lang w:val="en-US"/>
              <w:rPrChange w:id="314" w:author="Pedro Gambus" w:date="2022-01-17T09:17:00Z">
                <w:rPr>
                  <w:rFonts w:ascii="Arial Narrow" w:hAnsi="Arial Narrow" w:cs="Arial"/>
                  <w:noProof/>
                </w:rPr>
              </w:rPrChange>
            </w:rPr>
            <w:t>(Jesus Pujol, 2021)</w:t>
          </w:r>
          <w:r>
            <w:rPr>
              <w:rFonts w:ascii="Arial Narrow" w:hAnsi="Arial Narrow" w:cs="Arial"/>
            </w:rPr>
            <w:fldChar w:fldCharType="end"/>
          </w:r>
        </w:sdtContent>
      </w:sdt>
      <w:r>
        <w:rPr>
          <w:rFonts w:ascii="Arial Narrow" w:hAnsi="Arial Narrow" w:cs="Arial"/>
        </w:rPr>
        <w:t xml:space="preserve"> who proposes fMRI BOLD imaging combined with a repetitive task to assess the effect of some parameters like age, sex and propofol in a LoC survival analysis.</w:t>
      </w:r>
    </w:p>
    <w:p w14:paraId="2F204F5B" w14:textId="77777777" w:rsidR="00267805" w:rsidRDefault="00267805" w:rsidP="00267805">
      <w:pPr>
        <w:jc w:val="both"/>
        <w:rPr>
          <w:rFonts w:ascii="Arial Narrow" w:hAnsi="Arial Narrow" w:cs="Arial"/>
        </w:rPr>
      </w:pPr>
    </w:p>
    <w:p w14:paraId="05913140" w14:textId="77777777" w:rsidR="00267805" w:rsidRPr="00552570" w:rsidRDefault="00267805" w:rsidP="00267805">
      <w:pPr>
        <w:jc w:val="both"/>
        <w:rPr>
          <w:rFonts w:ascii="Arial Narrow" w:hAnsi="Arial Narrow" w:cs="Arial"/>
        </w:rPr>
      </w:pPr>
      <w:r>
        <w:rPr>
          <w:rFonts w:ascii="Arial Narrow" w:hAnsi="Arial Narrow" w:cs="Arial"/>
        </w:rPr>
        <w:t>Finally, other approaches that must also be taken into consideration are consciousness related parameters, such as BIS. Even though this parameter does not assess LoC in a particular way but rather consciousness state of the patient in general terms. BIS and similar approaches will be also reviewed in next Section 3. Market Analysis</w:t>
      </w:r>
    </w:p>
    <w:p w14:paraId="2E1B19E6" w14:textId="77777777" w:rsidR="00267805" w:rsidRPr="00A30CDA" w:rsidRDefault="00267805" w:rsidP="00267805">
      <w:pPr>
        <w:jc w:val="both"/>
        <w:rPr>
          <w:rFonts w:ascii="Arial Narrow" w:hAnsi="Arial Narrow" w:cs="Arial"/>
        </w:rPr>
      </w:pPr>
    </w:p>
    <w:p w14:paraId="60BD687D" w14:textId="77777777" w:rsidR="00267805" w:rsidRPr="00DF25CA" w:rsidRDefault="00267805" w:rsidP="00267805">
      <w:pPr>
        <w:pStyle w:val="Heading1"/>
        <w:numPr>
          <w:ilvl w:val="0"/>
          <w:numId w:val="12"/>
        </w:numPr>
      </w:pPr>
      <w:commentRangeStart w:id="315"/>
      <w:r w:rsidRPr="00DF25CA">
        <w:t>Market analysis</w:t>
      </w:r>
      <w:bookmarkEnd w:id="304"/>
      <w:r w:rsidRPr="00DF25CA">
        <w:t xml:space="preserve"> </w:t>
      </w:r>
      <w:commentRangeEnd w:id="315"/>
      <w:r>
        <w:rPr>
          <w:rStyle w:val="CommentReference"/>
          <w:rFonts w:ascii="Times New Roman" w:eastAsia="Times New Roman" w:hAnsi="Times New Roman" w:cs="Times New Roman"/>
          <w:color w:val="auto"/>
        </w:rPr>
        <w:commentReference w:id="315"/>
      </w:r>
    </w:p>
    <w:p w14:paraId="5D5E7EBE" w14:textId="77777777" w:rsidR="00267805" w:rsidRPr="00DF25CA" w:rsidRDefault="00267805" w:rsidP="00267805">
      <w:pPr>
        <w:rPr>
          <w:rFonts w:ascii="Arial Narrow" w:hAnsi="Arial Narrow"/>
        </w:rPr>
      </w:pPr>
    </w:p>
    <w:p w14:paraId="0D31181E" w14:textId="77777777" w:rsidR="00267805" w:rsidRPr="00204063" w:rsidRDefault="00267805" w:rsidP="00267805">
      <w:pPr>
        <w:pStyle w:val="NormalWeb"/>
        <w:rPr>
          <w:rFonts w:ascii="Roboto" w:hAnsi="Roboto"/>
          <w:b/>
          <w:bCs/>
          <w:sz w:val="16"/>
          <w:szCs w:val="16"/>
          <w:highlight w:val="yellow"/>
          <w:lang w:val="es-ES"/>
          <w:rPrChange w:id="316" w:author="Pedro Gambus" w:date="2022-01-17T09:17:00Z">
            <w:rPr>
              <w:rFonts w:ascii="Roboto" w:hAnsi="Roboto"/>
              <w:b/>
              <w:bCs/>
              <w:sz w:val="16"/>
              <w:szCs w:val="16"/>
              <w:highlight w:val="yellow"/>
              <w:lang w:val="en-GB"/>
            </w:rPr>
          </w:rPrChange>
        </w:rPr>
      </w:pPr>
      <w:r w:rsidRPr="00204063">
        <w:rPr>
          <w:rFonts w:ascii="Roboto" w:hAnsi="Roboto"/>
          <w:b/>
          <w:bCs/>
          <w:sz w:val="16"/>
          <w:szCs w:val="16"/>
          <w:highlight w:val="yellow"/>
          <w:lang w:val="es-ES"/>
          <w:rPrChange w:id="317" w:author="Pedro Gambus" w:date="2022-01-17T09:17:00Z">
            <w:rPr>
              <w:rFonts w:ascii="Roboto" w:hAnsi="Roboto"/>
              <w:b/>
              <w:bCs/>
              <w:sz w:val="16"/>
              <w:szCs w:val="16"/>
              <w:highlight w:val="yellow"/>
              <w:lang w:val="en-GB"/>
            </w:rPr>
          </w:rPrChange>
        </w:rPr>
        <w:t xml:space="preserve">¿Quién está trabajando en esto? </w:t>
      </w:r>
    </w:p>
    <w:p w14:paraId="2F76E940" w14:textId="77777777" w:rsidR="00267805" w:rsidRPr="00204063" w:rsidRDefault="00267805" w:rsidP="00267805">
      <w:pPr>
        <w:pStyle w:val="NormalWeb"/>
        <w:rPr>
          <w:rFonts w:ascii="Roboto" w:hAnsi="Roboto"/>
          <w:b/>
          <w:bCs/>
          <w:sz w:val="16"/>
          <w:szCs w:val="16"/>
          <w:highlight w:val="yellow"/>
          <w:lang w:val="es-ES"/>
          <w:rPrChange w:id="318" w:author="Pedro Gambus" w:date="2022-01-17T09:17:00Z">
            <w:rPr>
              <w:rFonts w:ascii="Roboto" w:hAnsi="Roboto"/>
              <w:b/>
              <w:bCs/>
              <w:sz w:val="16"/>
              <w:szCs w:val="16"/>
              <w:highlight w:val="yellow"/>
              <w:lang w:val="en-GB"/>
            </w:rPr>
          </w:rPrChange>
        </w:rPr>
      </w:pPr>
      <w:r w:rsidRPr="00204063">
        <w:rPr>
          <w:rFonts w:ascii="Roboto" w:hAnsi="Roboto"/>
          <w:b/>
          <w:bCs/>
          <w:sz w:val="16"/>
          <w:szCs w:val="16"/>
          <w:highlight w:val="yellow"/>
          <w:lang w:val="es-ES"/>
          <w:rPrChange w:id="319" w:author="Pedro Gambus" w:date="2022-01-17T09:17:00Z">
            <w:rPr>
              <w:rFonts w:ascii="Roboto" w:hAnsi="Roboto"/>
              <w:b/>
              <w:bCs/>
              <w:sz w:val="16"/>
              <w:szCs w:val="16"/>
              <w:highlight w:val="yellow"/>
              <w:lang w:val="en-GB"/>
            </w:rPr>
          </w:rPrChange>
        </w:rPr>
        <w:t>¿Dónde? Artículos, patentes, etc.</w:t>
      </w:r>
    </w:p>
    <w:p w14:paraId="7FDF187C" w14:textId="77777777" w:rsidR="00267805" w:rsidRPr="00204063" w:rsidRDefault="00267805" w:rsidP="00267805">
      <w:pPr>
        <w:pStyle w:val="NormalWeb"/>
        <w:rPr>
          <w:rFonts w:ascii="Roboto" w:hAnsi="Roboto"/>
          <w:sz w:val="16"/>
          <w:szCs w:val="16"/>
          <w:highlight w:val="yellow"/>
          <w:lang w:val="es-ES"/>
          <w:rPrChange w:id="320" w:author="Pedro Gambus" w:date="2022-01-17T09:17:00Z">
            <w:rPr>
              <w:rFonts w:ascii="Roboto" w:hAnsi="Roboto"/>
              <w:sz w:val="16"/>
              <w:szCs w:val="16"/>
              <w:highlight w:val="yellow"/>
              <w:lang w:val="en-GB"/>
            </w:rPr>
          </w:rPrChange>
        </w:rPr>
      </w:pPr>
      <w:r w:rsidRPr="00204063">
        <w:rPr>
          <w:rFonts w:ascii="Roboto" w:hAnsi="Roboto"/>
          <w:b/>
          <w:bCs/>
          <w:sz w:val="16"/>
          <w:szCs w:val="16"/>
          <w:highlight w:val="yellow"/>
          <w:lang w:val="es-ES"/>
          <w:rPrChange w:id="321" w:author="Pedro Gambus" w:date="2022-01-17T09:17:00Z">
            <w:rPr>
              <w:rFonts w:ascii="Roboto" w:hAnsi="Roboto"/>
              <w:b/>
              <w:bCs/>
              <w:sz w:val="16"/>
              <w:szCs w:val="16"/>
              <w:highlight w:val="yellow"/>
              <w:lang w:val="en-GB"/>
            </w:rPr>
          </w:rPrChange>
        </w:rPr>
        <w:t>Análisis de Mercado (¿Existente? ¿Qué aporta? ¿Nuevo? ¿Para qué?)</w:t>
      </w:r>
      <w:r w:rsidRPr="00204063">
        <w:rPr>
          <w:rFonts w:ascii="Roboto" w:hAnsi="Roboto"/>
          <w:b/>
          <w:bCs/>
          <w:sz w:val="16"/>
          <w:szCs w:val="16"/>
          <w:highlight w:val="yellow"/>
          <w:lang w:val="es-ES"/>
          <w:rPrChange w:id="322" w:author="Pedro Gambus" w:date="2022-01-17T09:17:00Z">
            <w:rPr>
              <w:rFonts w:ascii="Roboto" w:hAnsi="Roboto"/>
              <w:b/>
              <w:bCs/>
              <w:sz w:val="16"/>
              <w:szCs w:val="16"/>
              <w:highlight w:val="yellow"/>
              <w:lang w:val="en-GB"/>
            </w:rPr>
          </w:rPrChange>
        </w:rPr>
        <w:br/>
      </w:r>
      <w:r w:rsidRPr="00204063">
        <w:rPr>
          <w:rFonts w:ascii="Roboto" w:hAnsi="Roboto"/>
          <w:sz w:val="16"/>
          <w:szCs w:val="16"/>
          <w:highlight w:val="yellow"/>
          <w:lang w:val="es-ES"/>
          <w:rPrChange w:id="323" w:author="Pedro Gambus" w:date="2022-01-17T09:17:00Z">
            <w:rPr>
              <w:rFonts w:ascii="Roboto" w:hAnsi="Roboto"/>
              <w:sz w:val="16"/>
              <w:szCs w:val="16"/>
              <w:highlight w:val="yellow"/>
              <w:lang w:val="en-GB"/>
            </w:rPr>
          </w:rPrChange>
        </w:rPr>
        <w:t xml:space="preserve">Sectores a los que se dirige </w:t>
      </w:r>
    </w:p>
    <w:p w14:paraId="2CBB3DE4" w14:textId="77777777" w:rsidR="00267805" w:rsidRPr="00204063" w:rsidRDefault="00267805" w:rsidP="00267805">
      <w:pPr>
        <w:pStyle w:val="NormalWeb"/>
        <w:rPr>
          <w:rFonts w:ascii="Roboto" w:hAnsi="Roboto"/>
          <w:sz w:val="16"/>
          <w:szCs w:val="16"/>
          <w:highlight w:val="yellow"/>
          <w:lang w:val="es-ES"/>
          <w:rPrChange w:id="324" w:author="Pedro Gambus" w:date="2022-01-17T09:17:00Z">
            <w:rPr>
              <w:rFonts w:ascii="Roboto" w:hAnsi="Roboto"/>
              <w:sz w:val="16"/>
              <w:szCs w:val="16"/>
              <w:highlight w:val="yellow"/>
              <w:lang w:val="en-GB"/>
            </w:rPr>
          </w:rPrChange>
        </w:rPr>
      </w:pPr>
      <w:r w:rsidRPr="00204063">
        <w:rPr>
          <w:rFonts w:ascii="Roboto" w:hAnsi="Roboto"/>
          <w:sz w:val="16"/>
          <w:szCs w:val="16"/>
          <w:highlight w:val="yellow"/>
          <w:lang w:val="es-ES"/>
          <w:rPrChange w:id="325" w:author="Pedro Gambus" w:date="2022-01-17T09:17:00Z">
            <w:rPr>
              <w:rFonts w:ascii="Roboto" w:hAnsi="Roboto"/>
              <w:sz w:val="16"/>
              <w:szCs w:val="16"/>
              <w:highlight w:val="yellow"/>
              <w:lang w:val="en-GB"/>
            </w:rPr>
          </w:rPrChange>
        </w:rPr>
        <w:t xml:space="preserve">Evolución histórica del mercado </w:t>
      </w:r>
    </w:p>
    <w:p w14:paraId="26421C96" w14:textId="77777777" w:rsidR="00267805" w:rsidRPr="00204063" w:rsidRDefault="00267805" w:rsidP="00267805">
      <w:pPr>
        <w:pStyle w:val="NormalWeb"/>
        <w:rPr>
          <w:lang w:val="es-ES"/>
          <w:rPrChange w:id="326" w:author="Pedro Gambus" w:date="2022-01-17T09:17:00Z">
            <w:rPr>
              <w:lang w:val="en-GB"/>
            </w:rPr>
          </w:rPrChange>
        </w:rPr>
      </w:pPr>
      <w:r w:rsidRPr="00204063">
        <w:rPr>
          <w:rFonts w:ascii="Roboto" w:hAnsi="Roboto"/>
          <w:sz w:val="16"/>
          <w:szCs w:val="16"/>
          <w:highlight w:val="yellow"/>
          <w:lang w:val="es-ES"/>
          <w:rPrChange w:id="327" w:author="Pedro Gambus" w:date="2022-01-17T09:17:00Z">
            <w:rPr>
              <w:rFonts w:ascii="Roboto" w:hAnsi="Roboto"/>
              <w:sz w:val="16"/>
              <w:szCs w:val="16"/>
              <w:highlight w:val="yellow"/>
              <w:lang w:val="en-GB"/>
            </w:rPr>
          </w:rPrChange>
        </w:rPr>
        <w:t>Perspectivas futuras del mercado</w:t>
      </w:r>
      <w:r w:rsidRPr="00204063">
        <w:rPr>
          <w:rFonts w:ascii="Roboto" w:hAnsi="Roboto"/>
          <w:sz w:val="16"/>
          <w:szCs w:val="16"/>
          <w:lang w:val="es-ES"/>
          <w:rPrChange w:id="328" w:author="Pedro Gambus" w:date="2022-01-17T09:17:00Z">
            <w:rPr>
              <w:rFonts w:ascii="Roboto" w:hAnsi="Roboto"/>
              <w:sz w:val="16"/>
              <w:szCs w:val="16"/>
              <w:lang w:val="en-GB"/>
            </w:rPr>
          </w:rPrChange>
        </w:rPr>
        <w:t xml:space="preserve"> </w:t>
      </w:r>
    </w:p>
    <w:p w14:paraId="514F6847" w14:textId="77777777" w:rsidR="00267805" w:rsidRPr="00204063" w:rsidRDefault="00267805" w:rsidP="00267805">
      <w:pPr>
        <w:rPr>
          <w:rFonts w:ascii="Arial Narrow" w:hAnsi="Arial Narrow"/>
          <w:lang w:val="es-ES"/>
          <w:rPrChange w:id="329" w:author="Pedro Gambus" w:date="2022-01-17T09:17:00Z">
            <w:rPr>
              <w:rFonts w:ascii="Arial Narrow" w:hAnsi="Arial Narrow"/>
            </w:rPr>
          </w:rPrChange>
        </w:rPr>
      </w:pPr>
    </w:p>
    <w:p w14:paraId="6E605810" w14:textId="77777777" w:rsidR="00267805" w:rsidRPr="00204063" w:rsidRDefault="00267805" w:rsidP="00267805">
      <w:pPr>
        <w:rPr>
          <w:rFonts w:ascii="Arial Narrow" w:hAnsi="Arial Narrow"/>
          <w:lang w:val="es-ES"/>
          <w:rPrChange w:id="330" w:author="Pedro Gambus" w:date="2022-01-17T09:17:00Z">
            <w:rPr>
              <w:rFonts w:ascii="Arial Narrow" w:hAnsi="Arial Narrow"/>
            </w:rPr>
          </w:rPrChange>
        </w:rPr>
      </w:pPr>
    </w:p>
    <w:p w14:paraId="011F49B7" w14:textId="77777777" w:rsidR="00267805" w:rsidRPr="00DF25CA" w:rsidRDefault="00267805" w:rsidP="00267805">
      <w:pPr>
        <w:pStyle w:val="Heading1"/>
        <w:numPr>
          <w:ilvl w:val="0"/>
          <w:numId w:val="12"/>
        </w:numPr>
      </w:pPr>
      <w:bookmarkStart w:id="331" w:name="_Toc93057771"/>
      <w:r w:rsidRPr="00DF25CA">
        <w:t>Solution implementation</w:t>
      </w:r>
      <w:bookmarkEnd w:id="331"/>
    </w:p>
    <w:p w14:paraId="285B942D" w14:textId="77777777" w:rsidR="00267805" w:rsidRPr="00DF25CA" w:rsidRDefault="00267805" w:rsidP="00267805">
      <w:pPr>
        <w:rPr>
          <w:rFonts w:ascii="Arial Narrow" w:hAnsi="Arial Narrow"/>
        </w:rPr>
      </w:pPr>
    </w:p>
    <w:p w14:paraId="5C5039A5" w14:textId="77777777" w:rsidR="00267805" w:rsidRPr="00DF25CA" w:rsidRDefault="00267805" w:rsidP="00267805">
      <w:pPr>
        <w:pStyle w:val="Heading2"/>
        <w:numPr>
          <w:ilvl w:val="1"/>
          <w:numId w:val="12"/>
        </w:numPr>
        <w:rPr>
          <w:rFonts w:ascii="Arial Narrow" w:hAnsi="Arial Narrow"/>
        </w:rPr>
      </w:pPr>
      <w:bookmarkStart w:id="332" w:name="_Toc93057772"/>
      <w:r w:rsidRPr="00DF25CA">
        <w:rPr>
          <w:rFonts w:ascii="Arial Narrow" w:hAnsi="Arial Narrow"/>
        </w:rPr>
        <w:t>Concept engineering</w:t>
      </w:r>
      <w:bookmarkEnd w:id="332"/>
    </w:p>
    <w:p w14:paraId="0CC0563C" w14:textId="77777777" w:rsidR="00267805" w:rsidRPr="00DF25CA" w:rsidRDefault="00267805" w:rsidP="00267805">
      <w:pPr>
        <w:jc w:val="both"/>
        <w:rPr>
          <w:rFonts w:ascii="Arial Narrow" w:hAnsi="Arial Narrow" w:cs="Arial"/>
        </w:rPr>
      </w:pPr>
    </w:p>
    <w:p w14:paraId="49B8EB27" w14:textId="77777777" w:rsidR="00267805" w:rsidRPr="00DF25CA" w:rsidRDefault="00267805" w:rsidP="00267805">
      <w:pPr>
        <w:jc w:val="both"/>
        <w:rPr>
          <w:rFonts w:ascii="Arial Narrow" w:hAnsi="Arial Narrow" w:cs="Arial"/>
        </w:rPr>
      </w:pPr>
      <w:r w:rsidRPr="00DF25CA">
        <w:rPr>
          <w:rFonts w:ascii="Arial Narrow" w:hAnsi="Arial Narrow" w:cs="Arial"/>
        </w:rPr>
        <w:t>The project is conceived around the interest in knowing the state of consciousness of a patient under general anaesthesia. Knowing this information is of critical value for an intervention under general anaesthesia because knowing the patient is unconscious is determining to start the intervention, as well as to acknowledge that the patient has not experienced anaesthesia awareness. The desired concept is to use widely recorded parameters in surgeries as input variables to generate a new parameter indicating consciousness. A key point to take into consideration is that the desired new parameter regarding patients’ consciousness should not represent an extra workload for the OR professionals, nor imply the modification of patients’ monitoring habits. This way it is possible to guarantee lower cost and easy implementation of the solution, even its viability.</w:t>
      </w:r>
    </w:p>
    <w:p w14:paraId="56220937" w14:textId="77777777" w:rsidR="00267805" w:rsidRPr="00DF25CA" w:rsidRDefault="00267805" w:rsidP="00267805">
      <w:pPr>
        <w:jc w:val="both"/>
        <w:rPr>
          <w:rFonts w:ascii="Arial Narrow" w:hAnsi="Arial Narrow" w:cs="Arial"/>
        </w:rPr>
      </w:pPr>
    </w:p>
    <w:p w14:paraId="72C858D8" w14:textId="77777777" w:rsidR="00267805" w:rsidRPr="00DF25CA" w:rsidRDefault="00267805" w:rsidP="00267805">
      <w:pPr>
        <w:pStyle w:val="Heading3"/>
        <w:numPr>
          <w:ilvl w:val="2"/>
          <w:numId w:val="12"/>
        </w:numPr>
        <w:rPr>
          <w:rFonts w:ascii="Arial Narrow" w:hAnsi="Arial Narrow"/>
        </w:rPr>
      </w:pPr>
      <w:bookmarkStart w:id="333" w:name="_Toc93057773"/>
      <w:r w:rsidRPr="00DF25CA">
        <w:rPr>
          <w:rFonts w:ascii="Arial Narrow" w:hAnsi="Arial Narrow"/>
        </w:rPr>
        <w:t>Different solutions</w:t>
      </w:r>
      <w:bookmarkEnd w:id="333"/>
    </w:p>
    <w:p w14:paraId="0B055CD2" w14:textId="77777777" w:rsidR="00267805" w:rsidRPr="00DF25CA" w:rsidRDefault="00267805" w:rsidP="00267805">
      <w:pPr>
        <w:jc w:val="both"/>
        <w:rPr>
          <w:rFonts w:ascii="Arial Narrow" w:hAnsi="Arial Narrow" w:cs="Arial"/>
        </w:rPr>
      </w:pPr>
    </w:p>
    <w:p w14:paraId="67C68BA0" w14:textId="77777777" w:rsidR="00267805" w:rsidRPr="00DF25CA" w:rsidRDefault="00267805" w:rsidP="00267805">
      <w:pPr>
        <w:jc w:val="both"/>
        <w:rPr>
          <w:rFonts w:ascii="Arial Narrow" w:hAnsi="Arial Narrow" w:cs="Arial"/>
          <w:b/>
          <w:bCs/>
        </w:rPr>
      </w:pPr>
      <w:r w:rsidRPr="00DF25CA">
        <w:rPr>
          <w:rFonts w:ascii="Arial Narrow" w:hAnsi="Arial Narrow" w:cs="Arial"/>
          <w:b/>
          <w:bCs/>
        </w:rPr>
        <w:t xml:space="preserve">Solution 1: </w:t>
      </w:r>
    </w:p>
    <w:p w14:paraId="46E760D3" w14:textId="77777777" w:rsidR="00267805" w:rsidRPr="00DF25CA" w:rsidRDefault="00267805" w:rsidP="00267805">
      <w:pPr>
        <w:jc w:val="both"/>
        <w:rPr>
          <w:rFonts w:ascii="Arial Narrow" w:hAnsi="Arial Narrow" w:cs="Arial"/>
        </w:rPr>
      </w:pPr>
    </w:p>
    <w:p w14:paraId="357A677A" w14:textId="77777777" w:rsidR="00267805" w:rsidRPr="00DF25CA" w:rsidRDefault="00267805" w:rsidP="00267805">
      <w:pPr>
        <w:jc w:val="both"/>
        <w:rPr>
          <w:rFonts w:ascii="Arial Narrow" w:hAnsi="Arial Narrow" w:cs="Arial"/>
        </w:rPr>
      </w:pPr>
      <w:r w:rsidRPr="00DF25CA">
        <w:rPr>
          <w:rFonts w:ascii="Arial Narrow" w:hAnsi="Arial Narrow" w:cs="Arial"/>
        </w:rPr>
        <w:t xml:space="preserve">The first approach thought was to assess the problem as a classification problem, based on statistical correlational threshold, where some of the recorded parameters with proven correlation to patients’ arousal state were studied to know at what values the patient presented arousal. This way a weighted new parameter could be created and validated. </w:t>
      </w:r>
    </w:p>
    <w:p w14:paraId="33E09195" w14:textId="77777777" w:rsidR="00267805" w:rsidRPr="00DF25CA" w:rsidRDefault="00267805" w:rsidP="00267805">
      <w:pPr>
        <w:jc w:val="both"/>
        <w:rPr>
          <w:rFonts w:ascii="Arial Narrow" w:hAnsi="Arial Narrow" w:cs="Arial"/>
        </w:rPr>
      </w:pPr>
    </w:p>
    <w:p w14:paraId="493DC7F0" w14:textId="77777777" w:rsidR="00267805" w:rsidRPr="00DF25CA" w:rsidRDefault="00267805" w:rsidP="00267805">
      <w:pPr>
        <w:jc w:val="both"/>
        <w:rPr>
          <w:rFonts w:ascii="Arial Narrow" w:hAnsi="Arial Narrow" w:cs="Arial"/>
        </w:rPr>
      </w:pPr>
      <w:r w:rsidRPr="00DF25CA">
        <w:rPr>
          <w:rFonts w:ascii="Arial Narrow" w:hAnsi="Arial Narrow" w:cs="Arial"/>
        </w:rPr>
        <w:t xml:space="preserve">However, this approach presented </w:t>
      </w:r>
      <w:ins w:id="334" w:author="Pedro Gambus" w:date="2022-01-17T10:53:00Z">
        <w:r>
          <w:rPr>
            <w:rFonts w:ascii="Arial Narrow" w:hAnsi="Arial Narrow" w:cs="Arial"/>
          </w:rPr>
          <w:t xml:space="preserve">some </w:t>
        </w:r>
      </w:ins>
      <w:r w:rsidRPr="00DF25CA">
        <w:rPr>
          <w:rFonts w:ascii="Arial Narrow" w:hAnsi="Arial Narrow" w:cs="Arial"/>
        </w:rPr>
        <w:t xml:space="preserve">issues with the capacity of finding directly extractable features that were significant for the desired output. Also, this approach would be too sensitive to interpersonal variability between patients and could be easily </w:t>
      </w:r>
      <w:commentRangeStart w:id="335"/>
      <w:r w:rsidRPr="00DF25CA">
        <w:rPr>
          <w:rFonts w:ascii="Arial Narrow" w:hAnsi="Arial Narrow" w:cs="Arial"/>
        </w:rPr>
        <w:t xml:space="preserve">biased </w:t>
      </w:r>
      <w:commentRangeEnd w:id="335"/>
      <w:r w:rsidRPr="00DF25CA">
        <w:rPr>
          <w:rStyle w:val="CommentReference"/>
        </w:rPr>
        <w:commentReference w:id="335"/>
      </w:r>
      <w:r w:rsidRPr="00DF25CA">
        <w:rPr>
          <w:rFonts w:ascii="Arial Narrow" w:hAnsi="Arial Narrow" w:cs="Arial"/>
        </w:rPr>
        <w:t>when introducing different scenarios as intraoperative drug administration for managing patients’ biological constants.</w:t>
      </w:r>
    </w:p>
    <w:p w14:paraId="622C0E9D" w14:textId="77777777" w:rsidR="00267805" w:rsidRPr="00DF25CA" w:rsidRDefault="00267805" w:rsidP="00267805">
      <w:pPr>
        <w:jc w:val="both"/>
        <w:rPr>
          <w:rFonts w:ascii="Arial Narrow" w:hAnsi="Arial Narrow" w:cs="Arial"/>
        </w:rPr>
      </w:pPr>
    </w:p>
    <w:p w14:paraId="4F39815D" w14:textId="77777777" w:rsidR="00267805" w:rsidRPr="00DF25CA" w:rsidRDefault="00267805" w:rsidP="00267805">
      <w:pPr>
        <w:jc w:val="both"/>
        <w:rPr>
          <w:rFonts w:ascii="Arial Narrow" w:hAnsi="Arial Narrow" w:cs="Arial"/>
          <w:b/>
          <w:bCs/>
        </w:rPr>
      </w:pPr>
      <w:r w:rsidRPr="00DF25CA">
        <w:rPr>
          <w:rFonts w:ascii="Arial Narrow" w:hAnsi="Arial Narrow" w:cs="Arial"/>
          <w:b/>
          <w:bCs/>
        </w:rPr>
        <w:t>Solution 2:</w:t>
      </w:r>
    </w:p>
    <w:p w14:paraId="6C24AEF0" w14:textId="77777777" w:rsidR="00267805" w:rsidRPr="00DF25CA" w:rsidRDefault="00267805" w:rsidP="00267805">
      <w:pPr>
        <w:jc w:val="both"/>
        <w:rPr>
          <w:rFonts w:ascii="Arial Narrow" w:hAnsi="Arial Narrow" w:cs="Arial"/>
        </w:rPr>
      </w:pPr>
    </w:p>
    <w:p w14:paraId="56582B71" w14:textId="77777777" w:rsidR="00267805" w:rsidRPr="00DF25CA" w:rsidRDefault="00267805" w:rsidP="00267805">
      <w:pPr>
        <w:jc w:val="both"/>
        <w:rPr>
          <w:rFonts w:ascii="Arial Narrow" w:hAnsi="Arial Narrow" w:cs="Arial"/>
        </w:rPr>
      </w:pPr>
      <w:r w:rsidRPr="00DF25CA">
        <w:rPr>
          <w:rFonts w:ascii="Arial Narrow" w:hAnsi="Arial Narrow" w:cs="Arial"/>
        </w:rPr>
        <w:t xml:space="preserve">In the second proposed solution the use of EEG signals recorded through the intervention was assessed. EEG are known to present tight relation with the state of arousal of the patient, and it has been the focus </w:t>
      </w:r>
      <w:r w:rsidRPr="00DF25CA">
        <w:rPr>
          <w:rFonts w:ascii="Arial Narrow" w:hAnsi="Arial Narrow" w:cs="Arial"/>
        </w:rPr>
        <w:lastRenderedPageBreak/>
        <w:t>of several approaches to solve the desired problem, as stated in Section 3. The use of EEG signal or EEG derived parameters was also taken apart, as EEG monitoring is an advanced monitoring technique and it is not implemented in all the ORs, and it needs a special sensor and a professional to place it. Also, EEG signal processing requires of advanced signal analysis skills which are beyond the time limitations of this project.</w:t>
      </w:r>
    </w:p>
    <w:p w14:paraId="0F876A71" w14:textId="77777777" w:rsidR="00267805" w:rsidRPr="00DF25CA" w:rsidRDefault="00267805" w:rsidP="00267805">
      <w:pPr>
        <w:jc w:val="both"/>
        <w:rPr>
          <w:rFonts w:ascii="Arial Narrow" w:hAnsi="Arial Narrow" w:cs="Arial"/>
        </w:rPr>
      </w:pPr>
    </w:p>
    <w:p w14:paraId="590B231A" w14:textId="77777777" w:rsidR="00267805" w:rsidRPr="00DF25CA" w:rsidRDefault="00267805" w:rsidP="00267805">
      <w:pPr>
        <w:jc w:val="both"/>
        <w:rPr>
          <w:rFonts w:ascii="Arial Narrow" w:hAnsi="Arial Narrow" w:cs="Arial"/>
          <w:b/>
          <w:bCs/>
        </w:rPr>
      </w:pPr>
      <w:r w:rsidRPr="00DF25CA">
        <w:rPr>
          <w:rFonts w:ascii="Arial Narrow" w:hAnsi="Arial Narrow" w:cs="Arial"/>
          <w:b/>
          <w:bCs/>
        </w:rPr>
        <w:t xml:space="preserve">Solution 3: </w:t>
      </w:r>
    </w:p>
    <w:p w14:paraId="1B4E832D" w14:textId="77777777" w:rsidR="00267805" w:rsidRPr="00DF25CA" w:rsidRDefault="00267805" w:rsidP="00267805">
      <w:pPr>
        <w:jc w:val="both"/>
        <w:rPr>
          <w:rFonts w:ascii="Arial Narrow" w:hAnsi="Arial Narrow" w:cs="Arial"/>
        </w:rPr>
      </w:pPr>
    </w:p>
    <w:p w14:paraId="2E0B09F3" w14:textId="77777777" w:rsidR="00267805" w:rsidRPr="00DF25CA" w:rsidRDefault="00267805" w:rsidP="00267805">
      <w:pPr>
        <w:jc w:val="both"/>
        <w:rPr>
          <w:rFonts w:ascii="Arial Narrow" w:hAnsi="Arial Narrow" w:cs="Arial"/>
        </w:rPr>
      </w:pPr>
      <w:r w:rsidRPr="00DF25CA">
        <w:rPr>
          <w:rFonts w:ascii="Arial Narrow" w:hAnsi="Arial Narrow" w:cs="Arial"/>
        </w:rPr>
        <w:t>The third solution proposed is to implement a type of human-like learning algorithm, such as ML and DL algorithms, in order to solve the problem. This kind of algorithms not only are capable of learning from historical data, but sometimes they are also capable of extracting the importance of the variables used to determine the outcome. This approach would not only help in the selection of parameters needed to predict the state of arousal, it also is capable of learning from the recorded data from previous operations and usually presents greater performance than simpler statistical models as those proposed in solution 1.</w:t>
      </w:r>
    </w:p>
    <w:p w14:paraId="78897662" w14:textId="77777777" w:rsidR="00267805" w:rsidRPr="00DF25CA" w:rsidRDefault="00267805" w:rsidP="00267805">
      <w:pPr>
        <w:jc w:val="both"/>
        <w:rPr>
          <w:rFonts w:ascii="Arial Narrow" w:hAnsi="Arial Narrow" w:cs="Arial"/>
        </w:rPr>
      </w:pPr>
    </w:p>
    <w:p w14:paraId="4C8F75E7" w14:textId="77777777" w:rsidR="00267805" w:rsidRPr="00DF25CA" w:rsidRDefault="00267805" w:rsidP="00267805">
      <w:pPr>
        <w:jc w:val="both"/>
        <w:rPr>
          <w:rFonts w:ascii="Arial Narrow" w:hAnsi="Arial Narrow" w:cs="Arial"/>
        </w:rPr>
      </w:pPr>
      <w:r w:rsidRPr="00DF25CA">
        <w:rPr>
          <w:rFonts w:ascii="Arial Narrow" w:hAnsi="Arial Narrow" w:cs="Arial"/>
        </w:rPr>
        <w:t xml:space="preserve">On the other hand, ML and DL algorithms need a lot of data and vast amounts of data respectively, if such requirements are met their performance usually surpasses the ones obtained with other type of models. </w:t>
      </w:r>
    </w:p>
    <w:p w14:paraId="36AAF2C3" w14:textId="77777777" w:rsidR="00267805" w:rsidRPr="00DF25CA" w:rsidRDefault="00267805" w:rsidP="00267805">
      <w:pPr>
        <w:jc w:val="both"/>
        <w:rPr>
          <w:rFonts w:ascii="Arial Narrow" w:hAnsi="Arial Narrow" w:cs="Arial"/>
        </w:rPr>
      </w:pPr>
    </w:p>
    <w:p w14:paraId="5730067E" w14:textId="77777777" w:rsidR="00267805" w:rsidRPr="00DF25CA" w:rsidRDefault="00267805" w:rsidP="00267805">
      <w:pPr>
        <w:jc w:val="both"/>
        <w:rPr>
          <w:rFonts w:ascii="Arial Narrow" w:hAnsi="Arial Narrow" w:cs="Arial"/>
          <w:highlight w:val="yellow"/>
        </w:rPr>
      </w:pPr>
    </w:p>
    <w:p w14:paraId="6875FFF0" w14:textId="77777777" w:rsidR="00267805" w:rsidRPr="00DF25CA" w:rsidRDefault="00267805" w:rsidP="00267805">
      <w:pPr>
        <w:pStyle w:val="Heading3"/>
        <w:numPr>
          <w:ilvl w:val="2"/>
          <w:numId w:val="12"/>
        </w:numPr>
        <w:rPr>
          <w:rFonts w:ascii="Arial Narrow" w:hAnsi="Arial Narrow"/>
        </w:rPr>
      </w:pPr>
      <w:bookmarkStart w:id="336" w:name="_Toc93057774"/>
      <w:r w:rsidRPr="00DF25CA">
        <w:rPr>
          <w:rFonts w:ascii="Arial Narrow" w:hAnsi="Arial Narrow"/>
        </w:rPr>
        <w:t>Proposed Solution</w:t>
      </w:r>
      <w:bookmarkEnd w:id="336"/>
    </w:p>
    <w:p w14:paraId="11E8972C" w14:textId="77777777" w:rsidR="00267805" w:rsidRPr="00DF25CA" w:rsidRDefault="00267805" w:rsidP="00267805">
      <w:pPr>
        <w:jc w:val="both"/>
        <w:rPr>
          <w:rFonts w:ascii="Arial Narrow" w:hAnsi="Arial Narrow" w:cs="Arial"/>
        </w:rPr>
      </w:pPr>
    </w:p>
    <w:p w14:paraId="22FC2590" w14:textId="77777777" w:rsidR="00267805" w:rsidRPr="00DF25CA" w:rsidRDefault="00267805" w:rsidP="00267805">
      <w:pPr>
        <w:jc w:val="both"/>
        <w:rPr>
          <w:rFonts w:ascii="Arial Narrow" w:hAnsi="Arial Narrow" w:cs="Arial"/>
        </w:rPr>
      </w:pPr>
      <w:r w:rsidRPr="00DF25CA">
        <w:rPr>
          <w:rFonts w:ascii="Arial Narrow" w:hAnsi="Arial Narrow" w:cs="Arial"/>
        </w:rPr>
        <w:t>A simple solution is the key. It must be easily implementable in an OR where professionals already have a lot of work to do, and ultimately hand an easily understandable, significative and reliable information without imposing changes in the functioning of the OR, the surgery or the monitoring techniques.</w:t>
      </w:r>
    </w:p>
    <w:p w14:paraId="3E39D017" w14:textId="77777777" w:rsidR="00267805" w:rsidRPr="00DF25CA" w:rsidRDefault="00267805" w:rsidP="00267805">
      <w:pPr>
        <w:jc w:val="both"/>
        <w:rPr>
          <w:rFonts w:ascii="Arial Narrow" w:hAnsi="Arial Narrow" w:cs="Arial"/>
        </w:rPr>
      </w:pPr>
    </w:p>
    <w:p w14:paraId="4AF0E6D5" w14:textId="77777777" w:rsidR="00267805" w:rsidRPr="00DF25CA" w:rsidRDefault="00267805" w:rsidP="00267805">
      <w:pPr>
        <w:jc w:val="both"/>
        <w:rPr>
          <w:rFonts w:ascii="Arial Narrow" w:hAnsi="Arial Narrow" w:cs="Arial"/>
        </w:rPr>
      </w:pPr>
      <w:r w:rsidRPr="00DF25CA">
        <w:rPr>
          <w:rFonts w:ascii="Arial Narrow" w:hAnsi="Arial Narrow" w:cs="Arial"/>
        </w:rPr>
        <w:t xml:space="preserve">In light of the above, the problem we aim to solve is a conscious/unconscious binary classification problem that must be solved using monitoring parameters generally available in ORs, that do not increment workload for the sanitary professionals and that do not require of any investment neither in machinery nor in extra sensors. Therefore, the proposed solution to solve this problem is to implement a simple python code, which uses as input some generally recorded parameters in ORs, and that is capable of processing this information to introduce it to a ML model and obtain a binary classification value (0 or 1) to assess if the patient is conscious or unconscious. This solution has been chosen over the other two for its simplicity as it does not require investment or intervention of the practitioners. It is also capable of extracting the most valuable parameters to determine the output in a measurable way, and it is not dependent on EEG. </w:t>
      </w:r>
    </w:p>
    <w:p w14:paraId="16D46979" w14:textId="77777777" w:rsidR="00267805" w:rsidRPr="00DF25CA" w:rsidRDefault="00267805" w:rsidP="00267805">
      <w:pPr>
        <w:jc w:val="both"/>
        <w:rPr>
          <w:rFonts w:ascii="Arial Narrow" w:hAnsi="Arial Narrow" w:cs="Arial"/>
        </w:rPr>
      </w:pPr>
    </w:p>
    <w:p w14:paraId="6DDF169A" w14:textId="77777777" w:rsidR="00267805" w:rsidRPr="00DF25CA" w:rsidRDefault="00267805" w:rsidP="00267805">
      <w:pPr>
        <w:jc w:val="both"/>
        <w:rPr>
          <w:rFonts w:ascii="Arial Narrow" w:hAnsi="Arial Narrow" w:cs="Arial"/>
        </w:rPr>
      </w:pPr>
      <w:r w:rsidRPr="00DF25CA">
        <w:rPr>
          <w:rFonts w:ascii="Arial Narrow" w:hAnsi="Arial Narrow" w:cs="Arial"/>
        </w:rPr>
        <w:t xml:space="preserve">An agreement has not been reached yet about which is the event that precedes actual LoC, as discussed in Section 2. Background. In this direction, the recorded event chosen to define unconsciousness in this project is when the patient loses its verbal response. Therefore, what we are actually predicting is the loss of verbal response of the patients, which is a conservative criteria. </w:t>
      </w:r>
    </w:p>
    <w:p w14:paraId="2273155F" w14:textId="77777777" w:rsidR="00267805" w:rsidRPr="00DF25CA" w:rsidRDefault="00267805" w:rsidP="00267805">
      <w:pPr>
        <w:jc w:val="both"/>
        <w:rPr>
          <w:rFonts w:ascii="Arial Narrow" w:hAnsi="Arial Narrow" w:cs="Arial"/>
        </w:rPr>
      </w:pPr>
    </w:p>
    <w:p w14:paraId="3407A811" w14:textId="77777777" w:rsidR="00267805" w:rsidRPr="00DF25CA" w:rsidRDefault="00267805" w:rsidP="00267805">
      <w:pPr>
        <w:jc w:val="both"/>
        <w:rPr>
          <w:rFonts w:ascii="Arial Narrow" w:hAnsi="Arial Narrow" w:cs="Arial"/>
        </w:rPr>
      </w:pPr>
      <w:r w:rsidRPr="00DF25CA">
        <w:rPr>
          <w:rFonts w:ascii="Arial Narrow" w:hAnsi="Arial Narrow" w:cs="Arial"/>
        </w:rPr>
        <w:t>Finally, ML algorithms have been chosen over DL algorithms as they are faster to train, simpler to implement and last but not least, they do not require the vast amount of data needed in DL, whose requirements exceeds our records.</w:t>
      </w:r>
    </w:p>
    <w:p w14:paraId="24C763C0" w14:textId="77777777" w:rsidR="00267805" w:rsidRPr="00DF25CA" w:rsidRDefault="00267805" w:rsidP="00267805">
      <w:pPr>
        <w:jc w:val="both"/>
        <w:rPr>
          <w:rFonts w:ascii="Arial Narrow" w:hAnsi="Arial Narrow" w:cs="Arial"/>
        </w:rPr>
      </w:pPr>
    </w:p>
    <w:p w14:paraId="104A92D9" w14:textId="77777777" w:rsidR="00267805" w:rsidRDefault="00267805" w:rsidP="00267805">
      <w:pPr>
        <w:jc w:val="both"/>
        <w:rPr>
          <w:rFonts w:ascii="Arial Narrow" w:hAnsi="Arial Narrow" w:cs="Arial"/>
        </w:rPr>
      </w:pPr>
    </w:p>
    <w:p w14:paraId="17F036FF" w14:textId="77777777" w:rsidR="00267805" w:rsidRPr="00DF25CA" w:rsidRDefault="00267805" w:rsidP="00267805">
      <w:pPr>
        <w:jc w:val="both"/>
        <w:rPr>
          <w:rFonts w:ascii="Arial Narrow" w:hAnsi="Arial Narrow" w:cs="Arial"/>
        </w:rPr>
      </w:pPr>
    </w:p>
    <w:p w14:paraId="757A95E5" w14:textId="77777777" w:rsidR="00267805" w:rsidRPr="00907378" w:rsidRDefault="00267805" w:rsidP="00267805">
      <w:pPr>
        <w:pStyle w:val="Heading2"/>
        <w:numPr>
          <w:ilvl w:val="1"/>
          <w:numId w:val="12"/>
        </w:numPr>
        <w:rPr>
          <w:rFonts w:ascii="Arial Narrow" w:hAnsi="Arial Narrow"/>
        </w:rPr>
      </w:pPr>
      <w:bookmarkStart w:id="337" w:name="_Toc93057775"/>
      <w:r w:rsidRPr="00DF25CA">
        <w:rPr>
          <w:rFonts w:ascii="Arial Narrow" w:hAnsi="Arial Narrow"/>
        </w:rPr>
        <w:lastRenderedPageBreak/>
        <w:t>Deta</w:t>
      </w:r>
      <w:r w:rsidRPr="00907378">
        <w:rPr>
          <w:rFonts w:ascii="Arial Narrow" w:hAnsi="Arial Narrow"/>
        </w:rPr>
        <w:t>il engineering</w:t>
      </w:r>
      <w:bookmarkEnd w:id="337"/>
    </w:p>
    <w:p w14:paraId="7AD57A68" w14:textId="77777777" w:rsidR="00267805" w:rsidRPr="00DF25CA" w:rsidRDefault="00267805" w:rsidP="00267805">
      <w:pPr>
        <w:jc w:val="both"/>
        <w:rPr>
          <w:rFonts w:ascii="Arial Narrow" w:hAnsi="Arial Narrow" w:cs="Arial"/>
        </w:rPr>
      </w:pPr>
    </w:p>
    <w:p w14:paraId="6AC5F0AC" w14:textId="77777777" w:rsidR="00267805" w:rsidRPr="00DF25CA" w:rsidRDefault="00267805" w:rsidP="00267805">
      <w:pPr>
        <w:jc w:val="both"/>
        <w:rPr>
          <w:rFonts w:ascii="Arial Narrow" w:hAnsi="Arial Narrow" w:cs="Arial"/>
        </w:rPr>
      </w:pPr>
      <w:r w:rsidRPr="00DF25CA">
        <w:rPr>
          <w:rFonts w:ascii="Arial Narrow" w:hAnsi="Arial Narrow" w:cs="Arial"/>
        </w:rPr>
        <w:t>The first step to implement our solution is to accurately define the problem and our desired results, as shown in Section 4.1.2. As the solution proposed is based on a ML predictive algorithm, the second step is to obtain the needed data. In our case the data used has not been specifically recorded for this project, but it is systematically gathered by the anaesthesiology team from OR number 4 as mentioned in Section 1. It could be said that we are taking advantage from a dataset which is continuously being recorded by the practitioners.</w:t>
      </w:r>
    </w:p>
    <w:p w14:paraId="46AEF14B" w14:textId="77777777" w:rsidR="00267805" w:rsidRPr="00DF25CA" w:rsidRDefault="00267805" w:rsidP="00267805">
      <w:pPr>
        <w:jc w:val="both"/>
        <w:rPr>
          <w:rFonts w:ascii="Arial Narrow" w:hAnsi="Arial Narrow" w:cs="Arial"/>
        </w:rPr>
      </w:pPr>
    </w:p>
    <w:p w14:paraId="406B98FF" w14:textId="77777777" w:rsidR="00267805" w:rsidRPr="00DF25CA" w:rsidRDefault="00267805" w:rsidP="00267805">
      <w:pPr>
        <w:jc w:val="both"/>
        <w:rPr>
          <w:rFonts w:ascii="Arial Narrow" w:hAnsi="Arial Narrow" w:cs="Arial"/>
        </w:rPr>
      </w:pPr>
      <w:r w:rsidRPr="00DF25CA">
        <w:rPr>
          <w:rFonts w:ascii="Arial Narrow" w:hAnsi="Arial Narrow" w:cs="Arial"/>
        </w:rPr>
        <w:t>Once we are clear about what we want to do and by what means, it is crucial for the project to define an objective way to evaluate its results. The basis of some statistical methods for model performance have been mentioned in Section 2.1.3.2, so metrics such as ROC AUC, accuracy and F1-Score will assess the performance of the model and therefore the results of the project.</w:t>
      </w:r>
    </w:p>
    <w:p w14:paraId="7AD944CD" w14:textId="77777777" w:rsidR="00267805" w:rsidRPr="00DF25CA" w:rsidRDefault="00267805" w:rsidP="00267805">
      <w:pPr>
        <w:jc w:val="both"/>
        <w:rPr>
          <w:rFonts w:ascii="Arial Narrow" w:hAnsi="Arial Narrow" w:cs="Arial"/>
        </w:rPr>
      </w:pPr>
    </w:p>
    <w:p w14:paraId="7C316853" w14:textId="77777777" w:rsidR="00267805" w:rsidRPr="00DF25CA" w:rsidRDefault="00267805" w:rsidP="00267805">
      <w:pPr>
        <w:jc w:val="both"/>
        <w:rPr>
          <w:rFonts w:ascii="Arial Narrow" w:hAnsi="Arial Narrow" w:cs="Arial"/>
        </w:rPr>
      </w:pPr>
      <w:r w:rsidRPr="00DF25CA">
        <w:rPr>
          <w:rFonts w:ascii="Arial Narrow" w:hAnsi="Arial Narrow" w:cs="Arial"/>
        </w:rPr>
        <w:t>At this point we have a clear intention, the method to obtain the desired results and the parameters used to define project’s success. Now we can start to define the actual parts of the project. As seen in figure below, a ML project starts by pre-processing the data to obtain a clearer and easier to handle dataset. Also this process is iterative with exploratory analysis, as it is important to avoid artifacts in the dataset and keep visualising the final shape the data is acquiring. Once artifacts, such as empty values, have been removed, the data must be processed according to models’ necessities and ours, as some models require for instance normalised data. Data is later separated into train and test data. Further explanation on the process is detailed in Section 4.2.1 below.</w:t>
      </w:r>
    </w:p>
    <w:p w14:paraId="0E7C4219" w14:textId="77777777" w:rsidR="00267805" w:rsidRPr="00DF25CA" w:rsidRDefault="00267805" w:rsidP="00267805">
      <w:pPr>
        <w:jc w:val="both"/>
        <w:rPr>
          <w:rFonts w:ascii="Arial Narrow" w:hAnsi="Arial Narrow" w:cs="Arial"/>
        </w:rPr>
      </w:pPr>
    </w:p>
    <w:p w14:paraId="50007BFE" w14:textId="77777777" w:rsidR="00267805" w:rsidRPr="00DF25CA" w:rsidRDefault="00267805" w:rsidP="00267805">
      <w:pPr>
        <w:jc w:val="both"/>
        <w:rPr>
          <w:rFonts w:ascii="Arial Narrow" w:hAnsi="Arial Narrow" w:cs="Arial"/>
        </w:rPr>
      </w:pPr>
      <w:r w:rsidRPr="00DF25CA">
        <w:rPr>
          <w:rFonts w:ascii="Arial Narrow" w:hAnsi="Arial Narrow" w:cs="Arial"/>
        </w:rPr>
        <w:t>When the preliminary steps, pre-processing and exploratory analysis are done, the development of the model starts. First, a feature importance analysis is performed, in order to later select the most significative variables to introduce to our model. Later, the given ML model or models are trained with this data.</w:t>
      </w:r>
    </w:p>
    <w:p w14:paraId="3DA1A0FB" w14:textId="77777777" w:rsidR="00267805" w:rsidRPr="00DF25CA" w:rsidRDefault="00267805" w:rsidP="00267805">
      <w:pPr>
        <w:jc w:val="both"/>
        <w:rPr>
          <w:rFonts w:ascii="Arial Narrow" w:hAnsi="Arial Narrow" w:cs="Arial"/>
        </w:rPr>
      </w:pPr>
    </w:p>
    <w:p w14:paraId="7CA991A0" w14:textId="77777777" w:rsidR="00267805" w:rsidRPr="00DF25CA" w:rsidRDefault="00267805" w:rsidP="00267805">
      <w:pPr>
        <w:jc w:val="both"/>
        <w:rPr>
          <w:rFonts w:ascii="Arial Narrow" w:hAnsi="Arial Narrow" w:cs="Arial"/>
        </w:rPr>
      </w:pPr>
      <w:r w:rsidRPr="00DF25CA">
        <w:rPr>
          <w:rFonts w:ascii="Arial Narrow" w:hAnsi="Arial Narrow" w:cs="Arial"/>
        </w:rPr>
        <w:t>Finally, the last step of the project is model testing and documentation writing. As a part of any model generation, after training comes the testing. The testing dataset generated in the data pre-processing step is a part of our data that the model has never seen. This data is used to validate the model: input values are given to the model and then weather the model prediction are correct or not is checked. Here the performance metrics specified in Section 2.1.3.2 are used to evaluate if the model is performing well. Later, the functioning of the model must be explained in the documentation, as professionals usually do not rely on methods that are not scientifically supported or that have not been validated. In the sections below, from 4.2.1 to 4.2.4 the steps of the project will be explained in detail.</w:t>
      </w:r>
    </w:p>
    <w:p w14:paraId="10449C2B" w14:textId="77777777" w:rsidR="00267805" w:rsidRPr="00DF25CA" w:rsidRDefault="00267805" w:rsidP="00267805">
      <w:pPr>
        <w:jc w:val="both"/>
        <w:rPr>
          <w:rFonts w:ascii="Arial Narrow" w:hAnsi="Arial Narrow" w:cs="Arial"/>
        </w:rPr>
      </w:pPr>
    </w:p>
    <w:p w14:paraId="3327C69C" w14:textId="77777777" w:rsidR="00267805" w:rsidRPr="00DF25CA" w:rsidRDefault="00267805" w:rsidP="00267805">
      <w:pPr>
        <w:jc w:val="both"/>
        <w:rPr>
          <w:rFonts w:ascii="Arial Narrow" w:hAnsi="Arial Narrow" w:cs="Arial"/>
        </w:rPr>
      </w:pPr>
    </w:p>
    <w:p w14:paraId="17FB0FDD" w14:textId="77777777" w:rsidR="00267805" w:rsidRPr="00DF25CA" w:rsidRDefault="00267805" w:rsidP="00267805">
      <w:pPr>
        <w:rPr>
          <w:rFonts w:ascii="Arial Narrow" w:hAnsi="Arial Narrow"/>
          <w:i/>
          <w:iCs/>
        </w:rPr>
      </w:pPr>
      <w:r w:rsidRPr="00DF25CA">
        <w:rPr>
          <w:rFonts w:ascii="Arial Narrow" w:hAnsi="Arial Narrow"/>
        </w:rPr>
        <w:t xml:space="preserve"> </w:t>
      </w:r>
      <w:r w:rsidRPr="00DF25CA">
        <w:rPr>
          <w:rFonts w:ascii="Arial Narrow" w:hAnsi="Arial Narrow"/>
          <w:i/>
          <w:iCs/>
        </w:rPr>
        <w:t xml:space="preserve">note: In order to correctly implement functional programming and VCS along all the steps of the project, four python codes have been created as well as different directories to contain patients’ CSVs and code outputs, as explained in Section 1.2.2 Project </w:t>
      </w:r>
      <w:commentRangeStart w:id="338"/>
      <w:r w:rsidRPr="00DF25CA">
        <w:rPr>
          <w:rFonts w:ascii="Arial Narrow" w:hAnsi="Arial Narrow"/>
          <w:i/>
          <w:iCs/>
        </w:rPr>
        <w:t>Structure</w:t>
      </w:r>
      <w:commentRangeEnd w:id="338"/>
      <w:r w:rsidRPr="00DF25CA">
        <w:rPr>
          <w:rStyle w:val="CommentReference"/>
        </w:rPr>
        <w:commentReference w:id="338"/>
      </w:r>
      <w:r w:rsidRPr="00DF25CA">
        <w:rPr>
          <w:rFonts w:ascii="Arial Narrow" w:hAnsi="Arial Narrow"/>
          <w:i/>
          <w:iCs/>
        </w:rPr>
        <w:t>.</w:t>
      </w:r>
    </w:p>
    <w:p w14:paraId="159C45D0" w14:textId="77777777" w:rsidR="00267805" w:rsidRPr="00DF25CA" w:rsidRDefault="00267805" w:rsidP="00267805">
      <w:pPr>
        <w:jc w:val="both"/>
        <w:rPr>
          <w:rFonts w:ascii="Arial Narrow" w:hAnsi="Arial Narrow" w:cs="Arial"/>
        </w:rPr>
      </w:pPr>
    </w:p>
    <w:p w14:paraId="272EFCB4" w14:textId="77777777" w:rsidR="00267805" w:rsidRPr="00DF25CA" w:rsidRDefault="00267805" w:rsidP="00267805">
      <w:pPr>
        <w:jc w:val="both"/>
        <w:rPr>
          <w:rFonts w:ascii="Arial Narrow" w:hAnsi="Arial Narrow" w:cs="Arial"/>
        </w:rPr>
      </w:pPr>
    </w:p>
    <w:p w14:paraId="50A14B73" w14:textId="77777777" w:rsidR="00267805" w:rsidRPr="00DF25CA" w:rsidRDefault="00267805" w:rsidP="00267805">
      <w:pPr>
        <w:pStyle w:val="Heading3"/>
        <w:numPr>
          <w:ilvl w:val="2"/>
          <w:numId w:val="12"/>
        </w:numPr>
        <w:rPr>
          <w:rFonts w:ascii="Arial Narrow" w:hAnsi="Arial Narrow"/>
        </w:rPr>
      </w:pPr>
      <w:bookmarkStart w:id="339" w:name="_Toc93057776"/>
      <w:commentRangeStart w:id="340"/>
      <w:r w:rsidRPr="00DF25CA">
        <w:rPr>
          <w:rFonts w:ascii="Arial Narrow" w:hAnsi="Arial Narrow"/>
        </w:rPr>
        <w:t>Data pre-processing and Exploratory analysis</w:t>
      </w:r>
      <w:bookmarkEnd w:id="339"/>
      <w:commentRangeEnd w:id="340"/>
      <w:r w:rsidRPr="00DF25CA">
        <w:rPr>
          <w:rStyle w:val="CommentReference"/>
          <w:rFonts w:ascii="Times New Roman" w:eastAsia="Times New Roman" w:hAnsi="Times New Roman" w:cs="Times New Roman"/>
          <w:color w:val="auto"/>
        </w:rPr>
        <w:commentReference w:id="340"/>
      </w:r>
    </w:p>
    <w:p w14:paraId="56D84E3F" w14:textId="77777777" w:rsidR="00267805" w:rsidRPr="00DF25CA" w:rsidRDefault="00267805" w:rsidP="00267805">
      <w:pPr>
        <w:jc w:val="both"/>
        <w:rPr>
          <w:rFonts w:ascii="Arial Narrow" w:hAnsi="Arial Narrow" w:cs="Arial"/>
        </w:rPr>
      </w:pPr>
    </w:p>
    <w:p w14:paraId="433EAE10" w14:textId="77777777" w:rsidR="00267805" w:rsidRPr="00DF25CA" w:rsidRDefault="00267805" w:rsidP="00267805">
      <w:pPr>
        <w:jc w:val="both"/>
        <w:rPr>
          <w:rFonts w:ascii="Arial Narrow" w:hAnsi="Arial Narrow" w:cs="Arial"/>
          <w:b/>
          <w:bCs/>
        </w:rPr>
      </w:pPr>
      <w:r w:rsidRPr="00DF25CA">
        <w:rPr>
          <w:rFonts w:ascii="Arial Narrow" w:hAnsi="Arial Narrow" w:cs="Arial"/>
          <w:b/>
          <w:bCs/>
        </w:rPr>
        <w:t>Data acquisition</w:t>
      </w:r>
    </w:p>
    <w:p w14:paraId="56A87A39" w14:textId="77777777" w:rsidR="00267805" w:rsidRPr="00DF25CA" w:rsidRDefault="00267805" w:rsidP="00267805">
      <w:pPr>
        <w:jc w:val="both"/>
        <w:rPr>
          <w:rFonts w:ascii="Arial Narrow" w:hAnsi="Arial Narrow" w:cs="Arial"/>
        </w:rPr>
      </w:pPr>
    </w:p>
    <w:p w14:paraId="1865B174" w14:textId="77777777" w:rsidR="00267805" w:rsidRPr="00F72346" w:rsidRDefault="00267805" w:rsidP="00267805">
      <w:pPr>
        <w:jc w:val="both"/>
        <w:rPr>
          <w:ins w:id="341" w:author="Pedro Gambus" w:date="2022-01-17T12:35:00Z"/>
          <w:rFonts w:ascii="Arial Narrow" w:hAnsi="Arial Narrow" w:cs="Arial"/>
        </w:rPr>
      </w:pPr>
      <w:r w:rsidRPr="00DF25CA">
        <w:rPr>
          <w:rFonts w:ascii="Arial Narrow" w:hAnsi="Arial Narrow" w:cs="Arial"/>
        </w:rPr>
        <w:t>Regarding data acquisition, the variables recorded are defined in chapter 2.1.2 Anaesthesia monitoring, and “events”</w:t>
      </w:r>
      <w:ins w:id="342" w:author="Pedro Gambus" w:date="2022-01-17T12:23:00Z">
        <w:r>
          <w:rPr>
            <w:rFonts w:ascii="Arial Narrow" w:hAnsi="Arial Narrow" w:cs="Arial"/>
          </w:rPr>
          <w:t>. A special customizable keyboard was used where even</w:t>
        </w:r>
      </w:ins>
      <w:ins w:id="343" w:author="Pedro Gambus" w:date="2022-01-17T12:24:00Z">
        <w:r>
          <w:rPr>
            <w:rFonts w:ascii="Arial Narrow" w:hAnsi="Arial Narrow" w:cs="Arial"/>
          </w:rPr>
          <w:t>ts were programmed so that it could be entered with only one keystroke. It allowed a fast entry of events with minima</w:t>
        </w:r>
      </w:ins>
      <w:ins w:id="344" w:author="Pedro Gambus" w:date="2022-01-17T12:25:00Z">
        <w:r>
          <w:rPr>
            <w:rFonts w:ascii="Arial Narrow" w:hAnsi="Arial Narrow" w:cs="Arial"/>
          </w:rPr>
          <w:t>l error.</w:t>
        </w:r>
      </w:ins>
      <w:del w:id="345" w:author="Pedro Gambus" w:date="2022-01-17T12:24:00Z">
        <w:r w:rsidRPr="00DF25CA" w:rsidDel="00621D86">
          <w:rPr>
            <w:rFonts w:ascii="Arial Narrow" w:hAnsi="Arial Narrow" w:cs="Arial"/>
          </w:rPr>
          <w:delText xml:space="preserve"> </w:delText>
        </w:r>
        <w:commentRangeStart w:id="346"/>
        <w:r w:rsidRPr="00DF25CA" w:rsidDel="00621D86">
          <w:rPr>
            <w:rFonts w:ascii="Arial Narrow" w:hAnsi="Arial Narrow" w:cs="Arial"/>
          </w:rPr>
          <w:delText>variable are recorded manually through a keyboard with their names on it.</w:delText>
        </w:r>
        <w:commentRangeEnd w:id="346"/>
        <w:r w:rsidRPr="00DF25CA" w:rsidDel="00621D86">
          <w:rPr>
            <w:rFonts w:cs="Arial"/>
          </w:rPr>
          <w:commentReference w:id="346"/>
        </w:r>
        <w:r w:rsidRPr="00DF25CA" w:rsidDel="00621D86">
          <w:rPr>
            <w:rFonts w:ascii="Arial Narrow" w:hAnsi="Arial Narrow" w:cs="Arial"/>
          </w:rPr>
          <w:delText xml:space="preserve"> </w:delText>
        </w:r>
      </w:del>
      <w:r w:rsidRPr="00DF25CA">
        <w:rPr>
          <w:rFonts w:ascii="Arial Narrow" w:hAnsi="Arial Narrow" w:cs="Arial"/>
        </w:rPr>
        <w:t xml:space="preserve">Nevertheless, the </w:t>
      </w:r>
      <w:r w:rsidRPr="00DF25CA">
        <w:rPr>
          <w:rFonts w:ascii="Arial Narrow" w:hAnsi="Arial Narrow" w:cs="Arial"/>
        </w:rPr>
        <w:lastRenderedPageBreak/>
        <w:t>data used in the model has not been specially compiled for this project, as mentioned in 1st paragraph of Section 4.2. The data used is from a</w:t>
      </w:r>
      <w:ins w:id="347" w:author="Pedro Gambus" w:date="2022-01-17T12:34:00Z">
        <w:r>
          <w:rPr>
            <w:rFonts w:ascii="Arial Narrow" w:hAnsi="Arial Narrow" w:cs="Arial"/>
          </w:rPr>
          <w:t xml:space="preserve"> previous study (</w:t>
        </w:r>
      </w:ins>
      <w:ins w:id="348" w:author="Pedro Gambus" w:date="2022-01-17T12:35:00Z">
        <w:r w:rsidRPr="00F72346">
          <w:rPr>
            <w:rFonts w:ascii="Arial Narrow" w:hAnsi="Arial Narrow" w:cs="Arial"/>
          </w:rPr>
          <w:t>Semimechanistic models to relate noxious stimulation, movement, and pupillary dilation responses in the presence of opioids.</w:t>
        </w:r>
      </w:ins>
    </w:p>
    <w:p w14:paraId="10557354" w14:textId="77777777" w:rsidR="00267805" w:rsidRPr="00F72346" w:rsidRDefault="00267805" w:rsidP="00267805">
      <w:pPr>
        <w:jc w:val="both"/>
        <w:rPr>
          <w:ins w:id="349" w:author="Pedro Gambus" w:date="2022-01-17T12:35:00Z"/>
          <w:rFonts w:ascii="Arial Narrow" w:hAnsi="Arial Narrow" w:cs="Arial"/>
          <w:lang w:val="es-ES"/>
          <w:rPrChange w:id="350" w:author="Pedro Gambus" w:date="2022-01-17T12:35:00Z">
            <w:rPr>
              <w:ins w:id="351" w:author="Pedro Gambus" w:date="2022-01-17T12:35:00Z"/>
              <w:rFonts w:ascii="Arial Narrow" w:hAnsi="Arial Narrow" w:cs="Arial"/>
            </w:rPr>
          </w:rPrChange>
        </w:rPr>
      </w:pPr>
      <w:ins w:id="352" w:author="Pedro Gambus" w:date="2022-01-17T12:35:00Z">
        <w:r w:rsidRPr="00F72346">
          <w:rPr>
            <w:rFonts w:ascii="Arial Narrow" w:hAnsi="Arial Narrow" w:cs="Arial"/>
            <w:lang w:val="es-ES"/>
            <w:rPrChange w:id="353" w:author="Pedro Gambus" w:date="2022-01-17T12:35:00Z">
              <w:rPr>
                <w:rFonts w:ascii="Arial Narrow" w:hAnsi="Arial Narrow" w:cs="Arial"/>
              </w:rPr>
            </w:rPrChange>
          </w:rPr>
          <w:t>Marco-Ariño N, Vide S, Agustí M, Chen A, Jaramillo S, Irurzun-Arana I, Pacheco A, Gonzalez C, Jensen EW, Capsi-Morales P, Valencia JF, Troconiz IF, Gambus PL, Larson MD.</w:t>
        </w:r>
      </w:ins>
    </w:p>
    <w:p w14:paraId="39361C3B" w14:textId="77777777" w:rsidR="00267805" w:rsidRPr="00DF25CA" w:rsidRDefault="00267805" w:rsidP="00267805">
      <w:pPr>
        <w:jc w:val="both"/>
        <w:rPr>
          <w:rFonts w:ascii="Arial Narrow" w:hAnsi="Arial Narrow" w:cs="Arial"/>
        </w:rPr>
      </w:pPr>
      <w:ins w:id="354" w:author="Pedro Gambus" w:date="2022-01-17T12:35:00Z">
        <w:r w:rsidRPr="00F72346">
          <w:rPr>
            <w:rFonts w:ascii="Arial Narrow" w:hAnsi="Arial Narrow" w:cs="Arial"/>
          </w:rPr>
          <w:t>CPT Pharmacometrics Syst Pharmacol. 2021 Oct 30. doi: 10.1002/psp4.12729</w:t>
        </w:r>
        <w:r>
          <w:rPr>
            <w:rFonts w:ascii="Arial Narrow" w:hAnsi="Arial Narrow" w:cs="Arial"/>
          </w:rPr>
          <w:t>)</w:t>
        </w:r>
      </w:ins>
      <w:del w:id="355" w:author="Pedro Gambus" w:date="2022-01-17T12:34:00Z">
        <w:r w:rsidRPr="00DF25CA" w:rsidDel="00F72346">
          <w:rPr>
            <w:rFonts w:ascii="Arial Narrow" w:hAnsi="Arial Narrow" w:cs="Arial"/>
          </w:rPr>
          <w:delText xml:space="preserve"> </w:delText>
        </w:r>
        <w:commentRangeStart w:id="356"/>
        <w:r w:rsidRPr="00DF25CA" w:rsidDel="00F72346">
          <w:rPr>
            <w:rFonts w:ascii="Arial Narrow" w:hAnsi="Arial Narrow" w:cs="Arial"/>
          </w:rPr>
          <w:delText xml:space="preserve">... </w:delText>
        </w:r>
      </w:del>
      <w:commentRangeEnd w:id="356"/>
      <w:r w:rsidRPr="00DF25CA">
        <w:rPr>
          <w:rFonts w:ascii="Arial Narrow" w:hAnsi="Arial Narrow" w:cs="Arial"/>
        </w:rPr>
        <w:commentReference w:id="356"/>
      </w:r>
      <w:r w:rsidRPr="00DF25CA">
        <w:rPr>
          <w:rFonts w:ascii="Arial Narrow" w:hAnsi="Arial Narrow" w:cs="Arial"/>
        </w:rPr>
        <w:t xml:space="preserve">study, which means that the </w:t>
      </w:r>
      <w:del w:id="357" w:author="Pedro Gambus" w:date="2022-01-18T13:35:00Z">
        <w:r w:rsidRPr="00DF25CA" w:rsidDel="00BD16EC">
          <w:rPr>
            <w:rFonts w:ascii="Arial Narrow" w:hAnsi="Arial Narrow" w:cs="Arial"/>
          </w:rPr>
          <w:delText>biological sex variable</w:delText>
        </w:r>
      </w:del>
      <w:ins w:id="358" w:author="Pedro Gambus" w:date="2022-01-18T13:35:00Z">
        <w:r>
          <w:rPr>
            <w:rFonts w:ascii="Arial Narrow" w:hAnsi="Arial Narrow" w:cs="Arial"/>
          </w:rPr>
          <w:t>gender covariate factor of the patients in our set of data</w:t>
        </w:r>
      </w:ins>
      <w:del w:id="359" w:author="Pedro Gambus" w:date="2022-01-18T13:35:00Z">
        <w:r w:rsidRPr="00DF25CA" w:rsidDel="00BD16EC">
          <w:rPr>
            <w:rFonts w:ascii="Arial Narrow" w:hAnsi="Arial Narrow" w:cs="Arial"/>
          </w:rPr>
          <w:delText xml:space="preserve"> of all our patients</w:delText>
        </w:r>
      </w:del>
      <w:r w:rsidRPr="00DF25CA">
        <w:rPr>
          <w:rFonts w:ascii="Arial Narrow" w:hAnsi="Arial Narrow" w:cs="Arial"/>
        </w:rPr>
        <w:t xml:space="preserve"> is female. The data </w:t>
      </w:r>
      <w:del w:id="360" w:author="Pedro Gambus" w:date="2022-01-18T13:35:00Z">
        <w:r w:rsidRPr="00DF25CA" w:rsidDel="00BD16EC">
          <w:rPr>
            <w:rFonts w:ascii="Arial Narrow" w:hAnsi="Arial Narrow" w:cs="Arial"/>
          </w:rPr>
          <w:delText>is handed by</w:delText>
        </w:r>
      </w:del>
      <w:ins w:id="361" w:author="Pedro Gambus" w:date="2022-01-18T13:35:00Z">
        <w:r>
          <w:rPr>
            <w:rFonts w:ascii="Arial Narrow" w:hAnsi="Arial Narrow" w:cs="Arial"/>
          </w:rPr>
          <w:t xml:space="preserve">management is </w:t>
        </w:r>
      </w:ins>
      <w:ins w:id="362" w:author="Pedro Gambus" w:date="2022-01-18T13:36:00Z">
        <w:r>
          <w:rPr>
            <w:rFonts w:ascii="Arial Narrow" w:hAnsi="Arial Narrow" w:cs="Arial"/>
          </w:rPr>
          <w:t>controlled by</w:t>
        </w:r>
      </w:ins>
      <w:r w:rsidRPr="00DF25CA">
        <w:rPr>
          <w:rFonts w:ascii="Arial Narrow" w:hAnsi="Arial Narrow" w:cs="Arial"/>
        </w:rPr>
        <w:t xml:space="preserve"> Dr. Pedro Gambús and PhD Student Joan Altés from a safe online </w:t>
      </w:r>
      <w:ins w:id="363" w:author="Pedro Gambus" w:date="2022-01-18T13:36:00Z">
        <w:r>
          <w:rPr>
            <w:rFonts w:ascii="Arial Narrow" w:hAnsi="Arial Narrow" w:cs="Arial"/>
          </w:rPr>
          <w:t xml:space="preserve">cloud </w:t>
        </w:r>
      </w:ins>
      <w:r w:rsidRPr="00DF25CA">
        <w:rPr>
          <w:rFonts w:ascii="Arial Narrow" w:hAnsi="Arial Narrow" w:cs="Arial"/>
        </w:rPr>
        <w:t>server in a Coma Separated Value (CSV) format. Each CSV file is a different patient intervention file, compiling high resolution data at a rate of 1 second per observation (or line). Legal aspects regarding patients’ data will be discusses in Section 7. Legal Aspects.</w:t>
      </w:r>
    </w:p>
    <w:p w14:paraId="6BE5DE8B" w14:textId="77777777" w:rsidR="00267805" w:rsidRPr="00DF25CA" w:rsidRDefault="00267805" w:rsidP="00267805">
      <w:pPr>
        <w:jc w:val="both"/>
        <w:rPr>
          <w:rFonts w:ascii="Arial Narrow" w:hAnsi="Arial Narrow" w:cs="Arial"/>
        </w:rPr>
      </w:pPr>
    </w:p>
    <w:p w14:paraId="6C9775E7" w14:textId="77777777" w:rsidR="00267805" w:rsidRPr="00DF25CA" w:rsidRDefault="00267805" w:rsidP="00267805">
      <w:pPr>
        <w:jc w:val="both"/>
        <w:rPr>
          <w:rFonts w:ascii="Arial Narrow" w:hAnsi="Arial Narrow" w:cs="Arial"/>
        </w:rPr>
      </w:pPr>
    </w:p>
    <w:p w14:paraId="0992FF0E" w14:textId="77777777" w:rsidR="00267805" w:rsidRPr="00DF25CA" w:rsidRDefault="00267805" w:rsidP="00267805">
      <w:pPr>
        <w:jc w:val="both"/>
        <w:rPr>
          <w:rFonts w:ascii="Arial Narrow" w:hAnsi="Arial Narrow" w:cs="Arial"/>
          <w:b/>
          <w:bCs/>
        </w:rPr>
      </w:pPr>
      <w:r w:rsidRPr="00DF25CA">
        <w:rPr>
          <w:rFonts w:ascii="Arial Narrow" w:hAnsi="Arial Narrow" w:cs="Arial"/>
          <w:b/>
          <w:bCs/>
        </w:rPr>
        <w:t>Data loading and processing</w:t>
      </w:r>
    </w:p>
    <w:p w14:paraId="674F715C" w14:textId="77777777" w:rsidR="00267805" w:rsidRPr="00DF25CA" w:rsidRDefault="00267805" w:rsidP="00267805">
      <w:pPr>
        <w:jc w:val="both"/>
        <w:rPr>
          <w:rFonts w:ascii="Arial Narrow" w:hAnsi="Arial Narrow" w:cs="Arial"/>
        </w:rPr>
      </w:pPr>
    </w:p>
    <w:p w14:paraId="6DBCB5E1" w14:textId="77777777" w:rsidR="00267805" w:rsidRPr="00DF25CA" w:rsidRDefault="00267805" w:rsidP="00267805">
      <w:pPr>
        <w:jc w:val="both"/>
        <w:rPr>
          <w:rFonts w:ascii="Arial Narrow" w:hAnsi="Arial Narrow" w:cs="Arial"/>
        </w:rPr>
      </w:pPr>
      <w:r w:rsidRPr="00DF25CA">
        <w:rPr>
          <w:rFonts w:ascii="Arial Narrow" w:hAnsi="Arial Narrow" w:cs="Arial"/>
        </w:rPr>
        <w:t>Firstly, the “libraries.py” archive is created, and all the needed libraries are hosted in there. This archive is later called in the other three in order to import all the libraries as a block avoiding repetition in the code.</w:t>
      </w:r>
    </w:p>
    <w:p w14:paraId="7B9A624F" w14:textId="77777777" w:rsidR="00267805" w:rsidRPr="00DF25CA" w:rsidRDefault="00267805" w:rsidP="00267805">
      <w:pPr>
        <w:jc w:val="both"/>
        <w:rPr>
          <w:rFonts w:ascii="Arial Narrow" w:hAnsi="Arial Narrow" w:cs="Arial"/>
        </w:rPr>
      </w:pPr>
    </w:p>
    <w:p w14:paraId="6CBA6E5A" w14:textId="77777777" w:rsidR="00267805" w:rsidRPr="00DF25CA" w:rsidRDefault="00267805" w:rsidP="00267805">
      <w:pPr>
        <w:jc w:val="both"/>
        <w:rPr>
          <w:rFonts w:ascii="Arial Narrow" w:hAnsi="Arial Narrow" w:cs="Arial"/>
        </w:rPr>
      </w:pPr>
      <w:r w:rsidRPr="00DF25CA">
        <w:rPr>
          <w:rFonts w:ascii="Arial Narrow" w:hAnsi="Arial Narrow" w:cs="Arial"/>
        </w:rPr>
        <w:t xml:space="preserve">The second python archive is now created and named “Train_Test_adquisition.py”. The function read_csv()is used to read the file that comprehends all the variables, attributes and characteristics of each patients’ file. It is then used to collect all the patients with recorded ‘EVENTS’ of type ‘verb’ and ‘verbal’, which are the names for loss of verbal response in the surgery. Visual Studio Code inline visualization is used for exploratory analysis, as well as plots and histograms to detect distributions over the data. </w:t>
      </w:r>
    </w:p>
    <w:p w14:paraId="47286410" w14:textId="77777777" w:rsidR="00267805" w:rsidRPr="00DF25CA" w:rsidRDefault="00267805" w:rsidP="00267805">
      <w:pPr>
        <w:jc w:val="both"/>
        <w:rPr>
          <w:rFonts w:ascii="Arial Narrow" w:hAnsi="Arial Narrow" w:cs="Arial"/>
        </w:rPr>
      </w:pPr>
    </w:p>
    <w:p w14:paraId="73938CE8" w14:textId="77777777" w:rsidR="00267805" w:rsidRPr="00DF25CA" w:rsidRDefault="00267805" w:rsidP="00267805">
      <w:pPr>
        <w:jc w:val="both"/>
        <w:rPr>
          <w:rFonts w:ascii="Arial Narrow" w:hAnsi="Arial Narrow" w:cs="Arial"/>
        </w:rPr>
      </w:pPr>
      <w:r w:rsidRPr="00DF25CA">
        <w:rPr>
          <w:rFonts w:ascii="Arial Narrow" w:hAnsi="Arial Narrow" w:cs="Arial"/>
        </w:rPr>
        <w:t xml:space="preserve">Later, a for loop is used to iterate on each of these patients’ CSV file and process its extracted dataframe. This processing is made mainly through two functions: finder() and data_preprocessing(). Trough finder() function we obtain each patients’ moment of loss of verbal response. Later, this moment is taken by data_preprocessing( ) and used to delimit 60 seconds above and below loss of verbal response. Then, and also inside data_preprocessing(), the interpolate() function is used to fill gaps of 2 recurrent values or less using a linear interpolation of the values below and above. </w:t>
      </w:r>
    </w:p>
    <w:p w14:paraId="7E918AFA" w14:textId="77777777" w:rsidR="00267805" w:rsidRPr="00DF25CA" w:rsidRDefault="00267805" w:rsidP="00267805">
      <w:pPr>
        <w:jc w:val="both"/>
        <w:rPr>
          <w:rFonts w:ascii="Arial Narrow" w:hAnsi="Arial Narrow" w:cs="Arial"/>
        </w:rPr>
      </w:pPr>
    </w:p>
    <w:p w14:paraId="308D8BD6" w14:textId="77777777" w:rsidR="00267805" w:rsidRPr="00DF25CA" w:rsidRDefault="00267805" w:rsidP="00267805">
      <w:pPr>
        <w:jc w:val="both"/>
        <w:rPr>
          <w:rFonts w:ascii="Arial Narrow" w:hAnsi="Arial Narrow" w:cs="Arial"/>
        </w:rPr>
      </w:pPr>
      <w:r w:rsidRPr="00DF25CA">
        <w:rPr>
          <w:rFonts w:ascii="Arial Narrow" w:hAnsi="Arial Narrow" w:cs="Arial"/>
        </w:rPr>
        <w:t xml:space="preserve">Handling empty values (NAN values in python) is done because almost no ML model supports empty values, and if we just eliminate all the observations (lines of the data frame) containing any empty value the data is drastically reduced. Finally, some more empty values are handled, deleting the whole observation in some cases, and filling the gap with the mean value of the variable or 0, depending on each case. For instance, all observations previous to Remifentanil start of infusion are empty, but its information is useful as in most cases Propofol has already been infusing for several seconds, then we just fill the gaps prior to infusion with 0s instead of deleting them. Once NaN handling is done, the data_preprocessing( ) function returns two dataframes: one with all the variables and 120 observations processed of the patient and one with the state of consciousness of the patient for each of the 120 </w:t>
      </w:r>
      <w:commentRangeStart w:id="364"/>
      <w:r w:rsidRPr="00DF25CA">
        <w:rPr>
          <w:rFonts w:ascii="Arial Narrow" w:hAnsi="Arial Narrow" w:cs="Arial"/>
        </w:rPr>
        <w:t>seconds</w:t>
      </w:r>
      <w:commentRangeEnd w:id="364"/>
      <w:r w:rsidRPr="00DF25CA">
        <w:rPr>
          <w:rStyle w:val="CommentReference"/>
        </w:rPr>
        <w:commentReference w:id="364"/>
      </w:r>
      <w:r w:rsidRPr="00DF25CA">
        <w:rPr>
          <w:rFonts w:ascii="Arial Narrow" w:hAnsi="Arial Narrow" w:cs="Arial"/>
        </w:rPr>
        <w:t xml:space="preserve">. </w:t>
      </w:r>
    </w:p>
    <w:p w14:paraId="413A63B0" w14:textId="77777777" w:rsidR="00267805" w:rsidRPr="00DF25CA" w:rsidRDefault="00267805" w:rsidP="00267805">
      <w:pPr>
        <w:jc w:val="both"/>
        <w:rPr>
          <w:rFonts w:ascii="Arial Narrow" w:hAnsi="Arial Narrow" w:cs="Arial"/>
        </w:rPr>
      </w:pPr>
    </w:p>
    <w:p w14:paraId="780F33B2" w14:textId="77777777" w:rsidR="00267805" w:rsidRPr="00DF25CA" w:rsidRDefault="00267805" w:rsidP="00267805">
      <w:pPr>
        <w:jc w:val="both"/>
        <w:rPr>
          <w:rFonts w:ascii="Arial Narrow" w:hAnsi="Arial Narrow" w:cs="Arial"/>
          <w:b/>
          <w:bCs/>
        </w:rPr>
      </w:pPr>
      <w:r w:rsidRPr="00DF25CA">
        <w:rPr>
          <w:rFonts w:ascii="Arial Narrow" w:hAnsi="Arial Narrow" w:cs="Arial"/>
          <w:b/>
          <w:bCs/>
        </w:rPr>
        <w:t>Data saving</w:t>
      </w:r>
    </w:p>
    <w:p w14:paraId="7A3F2EEB" w14:textId="77777777" w:rsidR="00267805" w:rsidRPr="00DF25CA" w:rsidRDefault="00267805" w:rsidP="00267805">
      <w:pPr>
        <w:jc w:val="both"/>
        <w:rPr>
          <w:rFonts w:ascii="Arial Narrow" w:hAnsi="Arial Narrow" w:cs="Arial"/>
        </w:rPr>
      </w:pPr>
    </w:p>
    <w:p w14:paraId="64F7E5EE" w14:textId="77777777" w:rsidR="00267805" w:rsidRPr="00DF25CA" w:rsidRDefault="00267805" w:rsidP="00267805">
      <w:pPr>
        <w:jc w:val="both"/>
        <w:rPr>
          <w:rFonts w:ascii="Arial Narrow" w:hAnsi="Arial Narrow" w:cs="Arial"/>
        </w:rPr>
      </w:pPr>
      <w:r w:rsidRPr="00DF25CA">
        <w:rPr>
          <w:rFonts w:ascii="Arial Narrow" w:hAnsi="Arial Narrow" w:cs="Arial"/>
        </w:rPr>
        <w:t xml:space="preserve">Finally, each patients’ processed data frame is </w:t>
      </w:r>
      <w:del w:id="365" w:author="Pedro Gambus" w:date="2022-01-18T13:37:00Z">
        <w:r w:rsidRPr="00DF25CA" w:rsidDel="00BD16EC">
          <w:rPr>
            <w:rFonts w:ascii="Arial Narrow" w:hAnsi="Arial Narrow" w:cs="Arial"/>
          </w:rPr>
          <w:delText xml:space="preserve">put </w:delText>
        </w:r>
      </w:del>
      <w:r w:rsidRPr="00DF25CA">
        <w:rPr>
          <w:rFonts w:ascii="Arial Narrow" w:hAnsi="Arial Narrow" w:cs="Arial"/>
        </w:rPr>
        <w:t xml:space="preserve">randomly </w:t>
      </w:r>
      <w:ins w:id="366" w:author="Pedro Gambus" w:date="2022-01-18T13:37:00Z">
        <w:r>
          <w:rPr>
            <w:rFonts w:ascii="Arial Narrow" w:hAnsi="Arial Narrow" w:cs="Arial"/>
          </w:rPr>
          <w:t xml:space="preserve">stored </w:t>
        </w:r>
      </w:ins>
      <w:del w:id="367" w:author="Pedro Gambus" w:date="2022-01-18T13:37:00Z">
        <w:r w:rsidRPr="00DF25CA" w:rsidDel="00BD16EC">
          <w:rPr>
            <w:rFonts w:ascii="Arial Narrow" w:hAnsi="Arial Narrow" w:cs="Arial"/>
          </w:rPr>
          <w:delText xml:space="preserve">inside </w:delText>
        </w:r>
      </w:del>
      <w:ins w:id="368" w:author="Pedro Gambus" w:date="2022-01-18T13:37:00Z">
        <w:r w:rsidRPr="00DF25CA">
          <w:rPr>
            <w:rFonts w:ascii="Arial Narrow" w:hAnsi="Arial Narrow" w:cs="Arial"/>
          </w:rPr>
          <w:t>in</w:t>
        </w:r>
        <w:r>
          <w:rPr>
            <w:rFonts w:ascii="Arial Narrow" w:hAnsi="Arial Narrow" w:cs="Arial"/>
          </w:rPr>
          <w:t xml:space="preserve"> any of the learning or testing data sets</w:t>
        </w:r>
      </w:ins>
      <w:del w:id="369" w:author="Pedro Gambus" w:date="2022-01-18T13:37:00Z">
        <w:r w:rsidRPr="00DF25CA" w:rsidDel="00BD16EC">
          <w:rPr>
            <w:rFonts w:ascii="Arial Narrow" w:hAnsi="Arial Narrow" w:cs="Arial"/>
          </w:rPr>
          <w:delText>the train or test bigger dataframe</w:delText>
        </w:r>
      </w:del>
      <w:r w:rsidRPr="00DF25CA">
        <w:rPr>
          <w:rFonts w:ascii="Arial Narrow" w:hAnsi="Arial Narrow" w:cs="Arial"/>
        </w:rPr>
        <w:t xml:space="preserve"> and concatenated to the previous patients’ information. This dataframes, X_Train, y_train, X_test and y_test, which are data (X) and consciousness state (y) are saved in new CSV files to be read later by the Model.py python script. The archive “Train_Test_adquisition.py” finishes here.</w:t>
      </w:r>
    </w:p>
    <w:p w14:paraId="153CBF58" w14:textId="77777777" w:rsidR="00267805" w:rsidRPr="00DF25CA" w:rsidRDefault="00267805" w:rsidP="00267805">
      <w:pPr>
        <w:jc w:val="both"/>
        <w:rPr>
          <w:rFonts w:ascii="Arial Narrow" w:hAnsi="Arial Narrow" w:cs="Arial"/>
        </w:rPr>
      </w:pPr>
    </w:p>
    <w:p w14:paraId="56854B50" w14:textId="77777777" w:rsidR="00267805" w:rsidRPr="00DF25CA" w:rsidRDefault="00267805" w:rsidP="00267805">
      <w:pPr>
        <w:jc w:val="both"/>
        <w:rPr>
          <w:rFonts w:ascii="Arial Narrow" w:hAnsi="Arial Narrow" w:cs="Arial"/>
        </w:rPr>
      </w:pPr>
    </w:p>
    <w:p w14:paraId="52A72CAE" w14:textId="77777777" w:rsidR="00267805" w:rsidRPr="00DF25CA" w:rsidRDefault="00267805" w:rsidP="00267805">
      <w:pPr>
        <w:pStyle w:val="Heading3"/>
        <w:numPr>
          <w:ilvl w:val="2"/>
          <w:numId w:val="12"/>
        </w:numPr>
        <w:rPr>
          <w:rFonts w:ascii="Arial Narrow" w:hAnsi="Arial Narrow"/>
        </w:rPr>
      </w:pPr>
      <w:bookmarkStart w:id="370" w:name="_Toc93057777"/>
      <w:r w:rsidRPr="00DF25CA">
        <w:rPr>
          <w:rFonts w:ascii="Arial Narrow" w:hAnsi="Arial Narrow"/>
        </w:rPr>
        <w:t>Model training</w:t>
      </w:r>
      <w:bookmarkEnd w:id="370"/>
    </w:p>
    <w:p w14:paraId="7269E946" w14:textId="77777777" w:rsidR="00267805" w:rsidRPr="00DF25CA" w:rsidRDefault="00267805" w:rsidP="00267805">
      <w:pPr>
        <w:jc w:val="both"/>
        <w:rPr>
          <w:rFonts w:ascii="Arial Narrow" w:hAnsi="Arial Narrow" w:cs="Arial"/>
        </w:rPr>
      </w:pPr>
    </w:p>
    <w:p w14:paraId="64270901" w14:textId="77777777" w:rsidR="00267805" w:rsidRPr="00DF25CA" w:rsidRDefault="00267805" w:rsidP="00267805">
      <w:pPr>
        <w:jc w:val="both"/>
        <w:rPr>
          <w:rFonts w:ascii="Arial Narrow" w:hAnsi="Arial Narrow" w:cs="Arial"/>
        </w:rPr>
      </w:pPr>
      <w:r w:rsidRPr="00DF25CA">
        <w:rPr>
          <w:rFonts w:ascii="Arial Narrow" w:hAnsi="Arial Narrow" w:cs="Arial"/>
        </w:rPr>
        <w:t>At this point of the process, we already have the most important checkpoint: the data processed and ready to introduce it to the model for its training. Now the third python file “Model.py” is created. In this file the models will be trained and tested, and later saved for further use.</w:t>
      </w:r>
    </w:p>
    <w:p w14:paraId="48915ED4" w14:textId="77777777" w:rsidR="00267805" w:rsidRPr="00DF25CA" w:rsidRDefault="00267805" w:rsidP="00267805">
      <w:pPr>
        <w:jc w:val="both"/>
        <w:rPr>
          <w:rFonts w:ascii="Arial Narrow" w:hAnsi="Arial Narrow" w:cs="Arial"/>
        </w:rPr>
      </w:pPr>
    </w:p>
    <w:p w14:paraId="0BEFC156" w14:textId="77777777" w:rsidR="00267805" w:rsidRPr="00DF25CA" w:rsidRDefault="00267805" w:rsidP="00267805">
      <w:pPr>
        <w:jc w:val="both"/>
        <w:rPr>
          <w:rFonts w:ascii="Arial Narrow" w:hAnsi="Arial Narrow" w:cs="Arial"/>
          <w:b/>
          <w:bCs/>
        </w:rPr>
      </w:pPr>
      <w:r w:rsidRPr="00DF25CA">
        <w:rPr>
          <w:rFonts w:ascii="Arial Narrow" w:hAnsi="Arial Narrow" w:cs="Arial"/>
          <w:b/>
          <w:bCs/>
        </w:rPr>
        <w:t>Dataframe import and model training</w:t>
      </w:r>
    </w:p>
    <w:p w14:paraId="07D8BD50" w14:textId="77777777" w:rsidR="00267805" w:rsidRPr="00DF25CA" w:rsidRDefault="00267805" w:rsidP="00267805">
      <w:pPr>
        <w:jc w:val="both"/>
        <w:rPr>
          <w:rFonts w:ascii="Arial Narrow" w:hAnsi="Arial Narrow" w:cs="Arial"/>
        </w:rPr>
      </w:pPr>
    </w:p>
    <w:p w14:paraId="20E35AF7" w14:textId="77777777" w:rsidR="00267805" w:rsidRPr="00DF25CA" w:rsidRDefault="00267805" w:rsidP="00267805">
      <w:pPr>
        <w:jc w:val="both"/>
        <w:rPr>
          <w:rFonts w:ascii="Arial Narrow" w:hAnsi="Arial Narrow" w:cs="Arial"/>
        </w:rPr>
      </w:pPr>
      <w:r w:rsidRPr="00DF25CA">
        <w:rPr>
          <w:rFonts w:ascii="Arial Narrow" w:hAnsi="Arial Narrow" w:cs="Arial"/>
        </w:rPr>
        <w:t>Firstly, the four dataframes for train and test of the models are loaded with the function read_csv() from the saved archives in the section above. The first model, Support Vector Components is initiated and trained with the fit() function, introducing X_train (processed data from the selected variables used for the model) and y_train (conscious or unconscious state of the patient for each observation of the X_train dataframe). The same is done with the second model, a Random Forest Classifier. The parameters used to tune the models are either selected automatically if the model permits, or iteratively based on which ones show better results. Model outcome is seen to perform similarly independently on the values of the parameters chosen.</w:t>
      </w:r>
    </w:p>
    <w:p w14:paraId="4D257259" w14:textId="77777777" w:rsidR="00267805" w:rsidRPr="00DF25CA" w:rsidRDefault="00267805" w:rsidP="00267805">
      <w:pPr>
        <w:jc w:val="both"/>
        <w:rPr>
          <w:rFonts w:ascii="Arial Narrow" w:hAnsi="Arial Narrow" w:cs="Arial"/>
        </w:rPr>
      </w:pPr>
    </w:p>
    <w:p w14:paraId="30A09826" w14:textId="77777777" w:rsidR="00267805" w:rsidRPr="00DF25CA" w:rsidRDefault="00267805" w:rsidP="00267805">
      <w:pPr>
        <w:jc w:val="both"/>
        <w:rPr>
          <w:rFonts w:ascii="Arial Narrow" w:hAnsi="Arial Narrow" w:cs="Arial"/>
        </w:rPr>
      </w:pPr>
      <w:r w:rsidRPr="00DF25CA">
        <w:rPr>
          <w:rFonts w:ascii="Arial Narrow" w:hAnsi="Arial Narrow" w:cs="Arial"/>
        </w:rPr>
        <w:t>Once the model is trained, the predicted values for both of them are computed with the predict() function and the predict_proba() function. The predict() function directly provides the binary outcome prediction (0 or 1), while the predict_prova() provides the probability of falling into the class 1. Predicting the probability is interesting in order to perform the ROC curve, as it is based on computing iteratively the True Positive Rate (TPR) and False Positive Rate (FPR) for different thresholds used to consider the output as 0 or 1 (e.g. if the probability of being unconscious or 1 is 0.7 and the threshold is at 0.8, this case would be considered conscious or 0).</w:t>
      </w:r>
    </w:p>
    <w:p w14:paraId="1BF9BF27" w14:textId="77777777" w:rsidR="00267805" w:rsidRPr="00DF25CA" w:rsidRDefault="00267805" w:rsidP="00267805"/>
    <w:p w14:paraId="5726EA5F" w14:textId="77777777" w:rsidR="00267805" w:rsidRPr="00DF25CA" w:rsidRDefault="00267805" w:rsidP="00267805">
      <w:pPr>
        <w:pStyle w:val="Heading3"/>
        <w:numPr>
          <w:ilvl w:val="2"/>
          <w:numId w:val="12"/>
        </w:numPr>
        <w:rPr>
          <w:rFonts w:ascii="Arial Narrow" w:hAnsi="Arial Narrow"/>
        </w:rPr>
      </w:pPr>
      <w:bookmarkStart w:id="371" w:name="_Toc93057778"/>
      <w:r w:rsidRPr="00DF25CA">
        <w:rPr>
          <w:rFonts w:ascii="Arial Narrow" w:hAnsi="Arial Narrow"/>
        </w:rPr>
        <w:t>Model Validation</w:t>
      </w:r>
      <w:bookmarkEnd w:id="371"/>
    </w:p>
    <w:p w14:paraId="0AFA28FD" w14:textId="77777777" w:rsidR="00267805" w:rsidRPr="00DF25CA" w:rsidRDefault="00267805" w:rsidP="00267805">
      <w:pPr>
        <w:rPr>
          <w:rFonts w:ascii="Arial Narrow" w:hAnsi="Arial Narrow"/>
        </w:rPr>
      </w:pPr>
    </w:p>
    <w:p w14:paraId="3A0329A8" w14:textId="77777777" w:rsidR="00267805" w:rsidRPr="00DF25CA" w:rsidRDefault="00267805" w:rsidP="00267805">
      <w:pPr>
        <w:rPr>
          <w:rFonts w:ascii="Arial Narrow" w:hAnsi="Arial Narrow"/>
        </w:rPr>
      </w:pPr>
      <w:r w:rsidRPr="00DF25CA">
        <w:rPr>
          <w:rFonts w:ascii="Arial Narrow" w:hAnsi="Arial Narrow"/>
          <w:b/>
          <w:bCs/>
          <w:noProof/>
        </w:rPr>
        <w:drawing>
          <wp:anchor distT="0" distB="0" distL="114300" distR="114300" simplePos="0" relativeHeight="251672576" behindDoc="1" locked="0" layoutInCell="1" allowOverlap="1" wp14:anchorId="5372279C" wp14:editId="5D6669A1">
            <wp:simplePos x="0" y="0"/>
            <wp:positionH relativeFrom="column">
              <wp:posOffset>3223895</wp:posOffset>
            </wp:positionH>
            <wp:positionV relativeFrom="paragraph">
              <wp:posOffset>172720</wp:posOffset>
            </wp:positionV>
            <wp:extent cx="2673350" cy="1782445"/>
            <wp:effectExtent l="0" t="0" r="0" b="0"/>
            <wp:wrapTight wrapText="bothSides">
              <wp:wrapPolygon edited="0">
                <wp:start x="9235" y="1077"/>
                <wp:lineTo x="1539" y="2462"/>
                <wp:lineTo x="1334" y="3848"/>
                <wp:lineTo x="2463" y="3848"/>
                <wp:lineTo x="718" y="7541"/>
                <wp:lineTo x="513" y="8157"/>
                <wp:lineTo x="513" y="14159"/>
                <wp:lineTo x="2052" y="16160"/>
                <wp:lineTo x="2463" y="16160"/>
                <wp:lineTo x="1437" y="17699"/>
                <wp:lineTo x="1437" y="18468"/>
                <wp:lineTo x="2463" y="18622"/>
                <wp:lineTo x="2463" y="19699"/>
                <wp:lineTo x="4925" y="21084"/>
                <wp:lineTo x="6670" y="21392"/>
                <wp:lineTo x="15700" y="21392"/>
                <wp:lineTo x="17444" y="21084"/>
                <wp:lineTo x="19804" y="19699"/>
                <wp:lineTo x="19804" y="2462"/>
                <wp:lineTo x="16418" y="1539"/>
                <wp:lineTo x="10980" y="1077"/>
                <wp:lineTo x="9235" y="1077"/>
              </wp:wrapPolygon>
            </wp:wrapTight>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673350" cy="1782445"/>
                    </a:xfrm>
                    <a:prstGeom prst="rect">
                      <a:avLst/>
                    </a:prstGeom>
                  </pic:spPr>
                </pic:pic>
              </a:graphicData>
            </a:graphic>
            <wp14:sizeRelH relativeFrom="page">
              <wp14:pctWidth>0</wp14:pctWidth>
            </wp14:sizeRelH>
            <wp14:sizeRelV relativeFrom="page">
              <wp14:pctHeight>0</wp14:pctHeight>
            </wp14:sizeRelV>
          </wp:anchor>
        </w:drawing>
      </w:r>
      <w:r w:rsidRPr="00DF25CA">
        <w:rPr>
          <w:rFonts w:ascii="Arial Narrow" w:hAnsi="Arial Narrow"/>
          <w:b/>
          <w:bCs/>
        </w:rPr>
        <w:t>Model</w:t>
      </w:r>
      <w:r w:rsidRPr="00DF25CA">
        <w:rPr>
          <w:rFonts w:ascii="Arial Narrow" w:hAnsi="Arial Narrow"/>
        </w:rPr>
        <w:t xml:space="preserve"> </w:t>
      </w:r>
      <w:r w:rsidRPr="00DF25CA">
        <w:rPr>
          <w:rFonts w:ascii="Arial Narrow" w:hAnsi="Arial Narrow"/>
          <w:b/>
          <w:bCs/>
        </w:rPr>
        <w:t>validation</w:t>
      </w:r>
    </w:p>
    <w:p w14:paraId="2661F144" w14:textId="77777777" w:rsidR="00267805" w:rsidRPr="00DF25CA" w:rsidRDefault="00267805" w:rsidP="00267805">
      <w:pPr>
        <w:jc w:val="both"/>
        <w:rPr>
          <w:rFonts w:ascii="Arial Narrow" w:hAnsi="Arial Narrow"/>
        </w:rPr>
      </w:pPr>
    </w:p>
    <w:p w14:paraId="16719260" w14:textId="77777777" w:rsidR="00267805" w:rsidRPr="00DF25CA" w:rsidRDefault="00267805" w:rsidP="00267805">
      <w:pPr>
        <w:ind w:right="3923"/>
        <w:jc w:val="both"/>
        <w:rPr>
          <w:rFonts w:ascii="Arial Narrow" w:hAnsi="Arial Narrow"/>
        </w:rPr>
      </w:pPr>
      <w:r w:rsidRPr="00DF25CA">
        <w:rPr>
          <w:noProof/>
        </w:rPr>
        <mc:AlternateContent>
          <mc:Choice Requires="wps">
            <w:drawing>
              <wp:anchor distT="0" distB="0" distL="114300" distR="114300" simplePos="0" relativeHeight="251673600" behindDoc="1" locked="0" layoutInCell="1" allowOverlap="1" wp14:anchorId="3CEF3D26" wp14:editId="4109B7B7">
                <wp:simplePos x="0" y="0"/>
                <wp:positionH relativeFrom="column">
                  <wp:posOffset>3543300</wp:posOffset>
                </wp:positionH>
                <wp:positionV relativeFrom="paragraph">
                  <wp:posOffset>1637665</wp:posOffset>
                </wp:positionV>
                <wp:extent cx="2054105" cy="291321"/>
                <wp:effectExtent l="0" t="0" r="3810" b="1270"/>
                <wp:wrapTight wrapText="bothSides">
                  <wp:wrapPolygon edited="0">
                    <wp:start x="0" y="0"/>
                    <wp:lineTo x="0" y="20751"/>
                    <wp:lineTo x="21506" y="20751"/>
                    <wp:lineTo x="21506"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2054105" cy="291321"/>
                        </a:xfrm>
                        <a:prstGeom prst="rect">
                          <a:avLst/>
                        </a:prstGeom>
                        <a:solidFill>
                          <a:prstClr val="white"/>
                        </a:solidFill>
                        <a:ln>
                          <a:noFill/>
                        </a:ln>
                      </wps:spPr>
                      <wps:txbx>
                        <w:txbxContent>
                          <w:p w14:paraId="36CBE1DE" w14:textId="77777777" w:rsidR="00267805" w:rsidRPr="00352C9E" w:rsidRDefault="00267805" w:rsidP="00267805">
                            <w:pPr>
                              <w:pStyle w:val="Caption"/>
                              <w:jc w:val="center"/>
                              <w:rPr>
                                <w:rFonts w:ascii="Arial Narrow" w:hAnsi="Arial Narrow"/>
                                <w:noProof/>
                              </w:rPr>
                            </w:pPr>
                            <w:r>
                              <w:t xml:space="preserve">Figure </w:t>
                            </w:r>
                            <w:r>
                              <w:fldChar w:fldCharType="begin"/>
                            </w:r>
                            <w:r>
                              <w:instrText xml:space="preserve"> SEQ Figure \* ARABIC </w:instrText>
                            </w:r>
                            <w:r>
                              <w:fldChar w:fldCharType="separate"/>
                            </w:r>
                            <w:r>
                              <w:rPr>
                                <w:noProof/>
                              </w:rPr>
                              <w:t>14</w:t>
                            </w:r>
                            <w:r>
                              <w:rPr>
                                <w:noProof/>
                              </w:rPr>
                              <w:fldChar w:fldCharType="end"/>
                            </w:r>
                            <w:r>
                              <w:t>: ROC-AUC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F3D26" id="Text Box 28" o:spid="_x0000_s1031" type="#_x0000_t202" style="position:absolute;left:0;text-align:left;margin-left:279pt;margin-top:128.95pt;width:161.75pt;height:22.9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" stroked="f">
                <v:textbox inset="0,0,0,0">
                  <w:txbxContent>
                    <w:p w14:paraId="36CBE1DE" w14:textId="77777777" w:rsidR="00267805" w:rsidRPr="00352C9E" w:rsidRDefault="00267805" w:rsidP="00267805">
                      <w:pPr>
                        <w:pStyle w:val="Caption"/>
                        <w:jc w:val="center"/>
                        <w:rPr>
                          <w:rFonts w:ascii="Arial Narrow" w:hAnsi="Arial Narrow"/>
                          <w:noProof/>
                        </w:rPr>
                      </w:pPr>
                      <w:r>
                        <w:t xml:space="preserve">Figure </w:t>
                      </w:r>
                      <w:r>
                        <w:fldChar w:fldCharType="begin"/>
                      </w:r>
                      <w:r>
                        <w:instrText xml:space="preserve"> SEQ Figure \* ARABIC </w:instrText>
                      </w:r>
                      <w:r>
                        <w:fldChar w:fldCharType="separate"/>
                      </w:r>
                      <w:r>
                        <w:rPr>
                          <w:noProof/>
                        </w:rPr>
                        <w:t>14</w:t>
                      </w:r>
                      <w:r>
                        <w:rPr>
                          <w:noProof/>
                        </w:rPr>
                        <w:fldChar w:fldCharType="end"/>
                      </w:r>
                      <w:r>
                        <w:t>: ROC-AUC</w:t>
                      </w:r>
                    </w:p>
                  </w:txbxContent>
                </v:textbox>
                <w10:wrap type="tight"/>
              </v:shape>
            </w:pict>
          </mc:Fallback>
        </mc:AlternateContent>
      </w:r>
      <w:r w:rsidRPr="00DF25CA">
        <w:rPr>
          <w:rFonts w:ascii="Arial Narrow" w:hAnsi="Arial Narrow"/>
        </w:rPr>
        <w:t>Model validation is also studied in “Model.py” archive. In order to evaluate the model metrics such as AUC, accuracy and F1-Score have been used. First of all, the ROC curve and its AUC for both models are performed. We can observe in the figure on the right that both models perform generally well, with high AUC values and with high values of TPR for still low values of FPR, meaning that we can identify most unconscious moments without increasing uncontrollably the False Positives. It can be observed that SVC performs a bit better that RFC in terms of AUC.</w:t>
      </w:r>
    </w:p>
    <w:p w14:paraId="1E092A18" w14:textId="77777777" w:rsidR="00267805" w:rsidRPr="00DF25CA" w:rsidRDefault="00267805" w:rsidP="00267805">
      <w:pPr>
        <w:ind w:right="3923"/>
        <w:jc w:val="both"/>
        <w:rPr>
          <w:rFonts w:ascii="Arial Narrow" w:hAnsi="Arial Narrow"/>
        </w:rPr>
      </w:pPr>
    </w:p>
    <w:p w14:paraId="60A09D8E" w14:textId="77777777" w:rsidR="00267805" w:rsidRDefault="00267805" w:rsidP="00267805">
      <w:pPr>
        <w:ind w:right="-46"/>
        <w:jc w:val="both"/>
        <w:rPr>
          <w:rFonts w:ascii="Arial Narrow" w:hAnsi="Arial Narrow"/>
        </w:rPr>
      </w:pPr>
      <w:r w:rsidRPr="00DF25CA">
        <w:rPr>
          <w:rFonts w:ascii="Arial Narrow" w:hAnsi="Arial Narrow"/>
          <w:noProof/>
        </w:rPr>
        <w:lastRenderedPageBreak/>
        <w:drawing>
          <wp:anchor distT="0" distB="0" distL="114300" distR="114300" simplePos="0" relativeHeight="251676672" behindDoc="1" locked="0" layoutInCell="1" allowOverlap="1" wp14:anchorId="2CD9CA50" wp14:editId="3A3328F1">
            <wp:simplePos x="0" y="0"/>
            <wp:positionH relativeFrom="column">
              <wp:posOffset>3084830</wp:posOffset>
            </wp:positionH>
            <wp:positionV relativeFrom="paragraph">
              <wp:posOffset>775335</wp:posOffset>
            </wp:positionV>
            <wp:extent cx="2672080" cy="1402715"/>
            <wp:effectExtent l="0" t="0" r="0" b="0"/>
            <wp:wrapTight wrapText="bothSides">
              <wp:wrapPolygon edited="0">
                <wp:start x="0" y="0"/>
                <wp:lineTo x="0" y="21316"/>
                <wp:lineTo x="21456" y="21316"/>
                <wp:lineTo x="21456" y="0"/>
                <wp:lineTo x="0" y="0"/>
              </wp:wrapPolygon>
            </wp:wrapTight>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72080" cy="1402715"/>
                    </a:xfrm>
                    <a:prstGeom prst="rect">
                      <a:avLst/>
                    </a:prstGeom>
                  </pic:spPr>
                </pic:pic>
              </a:graphicData>
            </a:graphic>
            <wp14:sizeRelH relativeFrom="page">
              <wp14:pctWidth>0</wp14:pctWidth>
            </wp14:sizeRelH>
            <wp14:sizeRelV relativeFrom="page">
              <wp14:pctHeight>0</wp14:pctHeight>
            </wp14:sizeRelV>
          </wp:anchor>
        </w:drawing>
      </w:r>
      <w:r w:rsidRPr="00DF25CA">
        <w:rPr>
          <w:rFonts w:ascii="Arial Narrow" w:hAnsi="Arial Narrow"/>
          <w:noProof/>
        </w:rPr>
        <w:drawing>
          <wp:anchor distT="0" distB="0" distL="114300" distR="114300" simplePos="0" relativeHeight="251677696" behindDoc="1" locked="0" layoutInCell="1" allowOverlap="1" wp14:anchorId="57B68323" wp14:editId="0FD1AA89">
            <wp:simplePos x="0" y="0"/>
            <wp:positionH relativeFrom="column">
              <wp:posOffset>-147782</wp:posOffset>
            </wp:positionH>
            <wp:positionV relativeFrom="paragraph">
              <wp:posOffset>775855</wp:posOffset>
            </wp:positionV>
            <wp:extent cx="2788285" cy="1402715"/>
            <wp:effectExtent l="0" t="0" r="0" b="0"/>
            <wp:wrapTight wrapText="bothSides">
              <wp:wrapPolygon edited="0">
                <wp:start x="0" y="0"/>
                <wp:lineTo x="0" y="21316"/>
                <wp:lineTo x="21546" y="21316"/>
                <wp:lineTo x="21546" y="0"/>
                <wp:lineTo x="0" y="0"/>
              </wp:wrapPolygon>
            </wp:wrapTight>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rotWithShape="1">
                    <a:blip r:embed="rId34" cstate="print">
                      <a:extLst>
                        <a:ext uri="{28A0092B-C50C-407E-A947-70E740481C1C}">
                          <a14:useLocalDpi xmlns:a14="http://schemas.microsoft.com/office/drawing/2010/main" val="0"/>
                        </a:ext>
                      </a:extLst>
                    </a:blip>
                    <a:srcRect l="-1" r="2355"/>
                    <a:stretch/>
                  </pic:blipFill>
                  <pic:spPr bwMode="auto">
                    <a:xfrm>
                      <a:off x="0" y="0"/>
                      <a:ext cx="2788285" cy="1402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F25CA">
        <w:rPr>
          <w:rFonts w:ascii="Arial Narrow" w:hAnsi="Arial Narrow"/>
        </w:rPr>
        <w:t xml:space="preserve">Regarding accuracy and F1-Score, both models also perform with high values, all of them above 0.84. </w:t>
      </w:r>
    </w:p>
    <w:p w14:paraId="0CC92B54" w14:textId="77777777" w:rsidR="00267805" w:rsidRDefault="00267805" w:rsidP="00267805">
      <w:pPr>
        <w:ind w:right="-46"/>
        <w:jc w:val="both"/>
        <w:rPr>
          <w:rFonts w:ascii="Arial Narrow" w:hAnsi="Arial Narrow"/>
        </w:rPr>
      </w:pPr>
      <w:r>
        <w:rPr>
          <w:noProof/>
        </w:rPr>
        <mc:AlternateContent>
          <mc:Choice Requires="wps">
            <w:drawing>
              <wp:anchor distT="0" distB="0" distL="114300" distR="114300" simplePos="0" relativeHeight="251683840" behindDoc="1" locked="0" layoutInCell="1" allowOverlap="1" wp14:anchorId="798814EB" wp14:editId="749782B0">
                <wp:simplePos x="0" y="0"/>
                <wp:positionH relativeFrom="column">
                  <wp:posOffset>16799</wp:posOffset>
                </wp:positionH>
                <wp:positionV relativeFrom="paragraph">
                  <wp:posOffset>148590</wp:posOffset>
                </wp:positionV>
                <wp:extent cx="2788285" cy="429895"/>
                <wp:effectExtent l="0" t="0" r="0" b="0"/>
                <wp:wrapTight wrapText="bothSides">
                  <wp:wrapPolygon edited="0">
                    <wp:start x="0" y="0"/>
                    <wp:lineTo x="0" y="21058"/>
                    <wp:lineTo x="21546" y="21058"/>
                    <wp:lineTo x="21546" y="0"/>
                    <wp:lineTo x="0" y="0"/>
                  </wp:wrapPolygon>
                </wp:wrapTight>
                <wp:docPr id="36" name="Text Box 36"/>
                <wp:cNvGraphicFramePr/>
                <a:graphic xmlns:a="http://schemas.openxmlformats.org/drawingml/2006/main">
                  <a:graphicData uri="http://schemas.microsoft.com/office/word/2010/wordprocessingShape">
                    <wps:wsp>
                      <wps:cNvSpPr txBox="1"/>
                      <wps:spPr>
                        <a:xfrm>
                          <a:off x="0" y="0"/>
                          <a:ext cx="2788285" cy="429895"/>
                        </a:xfrm>
                        <a:prstGeom prst="rect">
                          <a:avLst/>
                        </a:prstGeom>
                        <a:solidFill>
                          <a:prstClr val="white"/>
                        </a:solidFill>
                        <a:ln>
                          <a:noFill/>
                        </a:ln>
                      </wps:spPr>
                      <wps:txbx>
                        <w:txbxContent>
                          <w:p w14:paraId="46A4C934" w14:textId="77777777" w:rsidR="00267805" w:rsidRPr="00CF57ED" w:rsidRDefault="00267805" w:rsidP="00267805">
                            <w:pPr>
                              <w:pStyle w:val="Caption"/>
                              <w:rPr>
                                <w:noProof/>
                              </w:rPr>
                            </w:pPr>
                            <w:r>
                              <w:t xml:space="preserve">Table </w:t>
                            </w:r>
                            <w:r>
                              <w:fldChar w:fldCharType="begin"/>
                            </w:r>
                            <w:r>
                              <w:instrText xml:space="preserve"> SEQ Table \* ARABIC </w:instrText>
                            </w:r>
                            <w:r>
                              <w:fldChar w:fldCharType="separate"/>
                            </w:r>
                            <w:r>
                              <w:rPr>
                                <w:noProof/>
                              </w:rPr>
                              <w:t>5</w:t>
                            </w:r>
                            <w:r>
                              <w:rPr>
                                <w:noProof/>
                              </w:rPr>
                              <w:fldChar w:fldCharType="end"/>
                            </w:r>
                            <w:r>
                              <w:t xml:space="preserve">: </w:t>
                            </w:r>
                            <w:r w:rsidRPr="00F862E3">
                              <w:t>RFC metrics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814EB" id="Text Box 36" o:spid="_x0000_s1032" type="#_x0000_t202" style="position:absolute;left:0;text-align:left;margin-left:1.3pt;margin-top:11.7pt;width:219.55pt;height:33.85pt;z-index:-251632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" stroked="f">
                <v:textbox inset="0,0,0,0">
                  <w:txbxContent>
                    <w:p w14:paraId="46A4C934" w14:textId="77777777" w:rsidR="00267805" w:rsidRPr="00CF57ED" w:rsidRDefault="00267805" w:rsidP="00267805">
                      <w:pPr>
                        <w:pStyle w:val="Caption"/>
                        <w:rPr>
                          <w:noProof/>
                        </w:rPr>
                      </w:pPr>
                      <w:r>
                        <w:t xml:space="preserve">Table </w:t>
                      </w:r>
                      <w:r>
                        <w:fldChar w:fldCharType="begin"/>
                      </w:r>
                      <w:r>
                        <w:instrText xml:space="preserve"> SEQ Table \* ARABIC </w:instrText>
                      </w:r>
                      <w:r>
                        <w:fldChar w:fldCharType="separate"/>
                      </w:r>
                      <w:r>
                        <w:rPr>
                          <w:noProof/>
                        </w:rPr>
                        <w:t>5</w:t>
                      </w:r>
                      <w:r>
                        <w:rPr>
                          <w:noProof/>
                        </w:rPr>
                        <w:fldChar w:fldCharType="end"/>
                      </w:r>
                      <w:r>
                        <w:t xml:space="preserve">: </w:t>
                      </w:r>
                      <w:r w:rsidRPr="00F862E3">
                        <w:t>RFC metrics</w:t>
                      </w:r>
                    </w:p>
                  </w:txbxContent>
                </v:textbox>
                <w10:wrap type="tight"/>
              </v:shape>
            </w:pict>
          </mc:Fallback>
        </mc:AlternateContent>
      </w:r>
      <w:r>
        <w:rPr>
          <w:noProof/>
        </w:rPr>
        <mc:AlternateContent>
          <mc:Choice Requires="wps">
            <w:drawing>
              <wp:anchor distT="0" distB="0" distL="114300" distR="114300" simplePos="0" relativeHeight="251684864" behindDoc="1" locked="0" layoutInCell="1" allowOverlap="1" wp14:anchorId="737D9BEF" wp14:editId="34D425B9">
                <wp:simplePos x="0" y="0"/>
                <wp:positionH relativeFrom="column">
                  <wp:posOffset>3165186</wp:posOffset>
                </wp:positionH>
                <wp:positionV relativeFrom="paragraph">
                  <wp:posOffset>148590</wp:posOffset>
                </wp:positionV>
                <wp:extent cx="2672080" cy="429895"/>
                <wp:effectExtent l="0" t="0" r="0" b="0"/>
                <wp:wrapTight wrapText="bothSides">
                  <wp:wrapPolygon edited="0">
                    <wp:start x="0" y="0"/>
                    <wp:lineTo x="0" y="21058"/>
                    <wp:lineTo x="21456" y="21058"/>
                    <wp:lineTo x="21456"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2672080" cy="429895"/>
                        </a:xfrm>
                        <a:prstGeom prst="rect">
                          <a:avLst/>
                        </a:prstGeom>
                        <a:solidFill>
                          <a:prstClr val="white"/>
                        </a:solidFill>
                        <a:ln>
                          <a:noFill/>
                        </a:ln>
                      </wps:spPr>
                      <wps:txbx>
                        <w:txbxContent>
                          <w:p w14:paraId="3AC7BBA3" w14:textId="77777777" w:rsidR="00267805" w:rsidRPr="007D44AF" w:rsidRDefault="00267805" w:rsidP="00267805">
                            <w:pPr>
                              <w:pStyle w:val="Caption"/>
                              <w:rPr>
                                <w:noProof/>
                              </w:rPr>
                            </w:pPr>
                            <w:r>
                              <w:t xml:space="preserve">Table </w:t>
                            </w:r>
                            <w:r>
                              <w:fldChar w:fldCharType="begin"/>
                            </w:r>
                            <w:r>
                              <w:instrText xml:space="preserve"> SEQ Table \* ARABIC </w:instrText>
                            </w:r>
                            <w:r>
                              <w:fldChar w:fldCharType="separate"/>
                            </w:r>
                            <w:r>
                              <w:rPr>
                                <w:noProof/>
                              </w:rPr>
                              <w:t>6</w:t>
                            </w:r>
                            <w:r>
                              <w:rPr>
                                <w:noProof/>
                              </w:rPr>
                              <w:fldChar w:fldCharType="end"/>
                            </w:r>
                            <w:r>
                              <w:t xml:space="preserve">: </w:t>
                            </w:r>
                            <w:r w:rsidRPr="0015022E">
                              <w:t>SVC metrics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7D9BEF" id="Text Box 39" o:spid="_x0000_s1033" type="#_x0000_t202" style="position:absolute;left:0;text-align:left;margin-left:249.25pt;margin-top:11.7pt;width:210.4pt;height:33.85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" stroked="f">
                <v:textbox inset="0,0,0,0">
                  <w:txbxContent>
                    <w:p w14:paraId="3AC7BBA3" w14:textId="77777777" w:rsidR="00267805" w:rsidRPr="007D44AF" w:rsidRDefault="00267805" w:rsidP="00267805">
                      <w:pPr>
                        <w:pStyle w:val="Caption"/>
                        <w:rPr>
                          <w:noProof/>
                        </w:rPr>
                      </w:pPr>
                      <w:r>
                        <w:t xml:space="preserve">Table </w:t>
                      </w:r>
                      <w:r>
                        <w:fldChar w:fldCharType="begin"/>
                      </w:r>
                      <w:r>
                        <w:instrText xml:space="preserve"> SEQ Table \* ARABIC </w:instrText>
                      </w:r>
                      <w:r>
                        <w:fldChar w:fldCharType="separate"/>
                      </w:r>
                      <w:r>
                        <w:rPr>
                          <w:noProof/>
                        </w:rPr>
                        <w:t>6</w:t>
                      </w:r>
                      <w:r>
                        <w:rPr>
                          <w:noProof/>
                        </w:rPr>
                        <w:fldChar w:fldCharType="end"/>
                      </w:r>
                      <w:r>
                        <w:t xml:space="preserve">: </w:t>
                      </w:r>
                      <w:r w:rsidRPr="0015022E">
                        <w:t>SVC metrics</w:t>
                      </w:r>
                    </w:p>
                  </w:txbxContent>
                </v:textbox>
                <w10:wrap type="tight"/>
              </v:shape>
            </w:pict>
          </mc:Fallback>
        </mc:AlternateContent>
      </w:r>
    </w:p>
    <w:p w14:paraId="1C8FE7B8" w14:textId="77777777" w:rsidR="00267805" w:rsidRDefault="00267805" w:rsidP="00267805">
      <w:pPr>
        <w:ind w:right="-46"/>
        <w:jc w:val="both"/>
        <w:rPr>
          <w:rFonts w:ascii="Arial Narrow" w:hAnsi="Arial Narrow"/>
        </w:rPr>
      </w:pPr>
    </w:p>
    <w:p w14:paraId="57B94C25" w14:textId="77777777" w:rsidR="00267805" w:rsidRDefault="00267805" w:rsidP="00267805">
      <w:pPr>
        <w:ind w:right="-46"/>
        <w:jc w:val="both"/>
        <w:rPr>
          <w:rFonts w:ascii="Arial Narrow" w:hAnsi="Arial Narrow"/>
        </w:rPr>
      </w:pPr>
    </w:p>
    <w:p w14:paraId="7AAAFA29" w14:textId="77777777" w:rsidR="00267805" w:rsidRDefault="00267805" w:rsidP="00267805">
      <w:pPr>
        <w:ind w:right="-46"/>
        <w:jc w:val="both"/>
        <w:rPr>
          <w:rFonts w:ascii="Arial Narrow" w:hAnsi="Arial Narrow"/>
        </w:rPr>
      </w:pPr>
    </w:p>
    <w:p w14:paraId="0C4BE51E" w14:textId="77777777" w:rsidR="00267805" w:rsidRDefault="00267805" w:rsidP="00267805">
      <w:pPr>
        <w:ind w:right="-46"/>
        <w:jc w:val="both"/>
        <w:rPr>
          <w:rFonts w:ascii="Arial Narrow" w:hAnsi="Arial Narrow"/>
        </w:rPr>
      </w:pPr>
    </w:p>
    <w:p w14:paraId="56A16ADE" w14:textId="77777777" w:rsidR="00267805" w:rsidRDefault="00267805" w:rsidP="00267805">
      <w:pPr>
        <w:ind w:right="-46"/>
        <w:jc w:val="both"/>
        <w:rPr>
          <w:rFonts w:ascii="Arial Narrow" w:hAnsi="Arial Narrow"/>
        </w:rPr>
      </w:pPr>
    </w:p>
    <w:p w14:paraId="098D9E9E" w14:textId="77777777" w:rsidR="00267805" w:rsidRDefault="00267805" w:rsidP="00267805">
      <w:pPr>
        <w:ind w:right="-46"/>
        <w:jc w:val="both"/>
        <w:rPr>
          <w:rFonts w:ascii="Arial Narrow" w:hAnsi="Arial Narrow"/>
        </w:rPr>
      </w:pPr>
    </w:p>
    <w:p w14:paraId="190AD051" w14:textId="77777777" w:rsidR="00267805" w:rsidRDefault="00267805" w:rsidP="00267805">
      <w:pPr>
        <w:ind w:right="-46"/>
        <w:jc w:val="both"/>
        <w:rPr>
          <w:rFonts w:ascii="Arial Narrow" w:hAnsi="Arial Narrow"/>
        </w:rPr>
      </w:pPr>
    </w:p>
    <w:p w14:paraId="4EE680C0" w14:textId="77777777" w:rsidR="00267805" w:rsidRDefault="00267805" w:rsidP="00267805">
      <w:pPr>
        <w:ind w:right="-46"/>
        <w:jc w:val="both"/>
        <w:rPr>
          <w:rFonts w:ascii="Arial Narrow" w:hAnsi="Arial Narrow"/>
        </w:rPr>
      </w:pPr>
    </w:p>
    <w:p w14:paraId="7BE630F8" w14:textId="77777777" w:rsidR="00267805" w:rsidRDefault="00267805" w:rsidP="00267805">
      <w:pPr>
        <w:ind w:right="-46"/>
        <w:jc w:val="both"/>
        <w:rPr>
          <w:rFonts w:ascii="Arial Narrow" w:hAnsi="Arial Narrow"/>
        </w:rPr>
      </w:pPr>
    </w:p>
    <w:p w14:paraId="48F19786" w14:textId="77777777" w:rsidR="00267805" w:rsidRDefault="00267805" w:rsidP="00267805">
      <w:pPr>
        <w:ind w:right="-46"/>
        <w:jc w:val="both"/>
        <w:rPr>
          <w:rFonts w:ascii="Arial Narrow" w:hAnsi="Arial Narrow"/>
        </w:rPr>
      </w:pPr>
    </w:p>
    <w:p w14:paraId="774ECC37" w14:textId="77777777" w:rsidR="00267805" w:rsidRDefault="00267805" w:rsidP="00267805">
      <w:pPr>
        <w:ind w:right="-46"/>
        <w:jc w:val="both"/>
        <w:rPr>
          <w:rFonts w:ascii="Arial Narrow" w:hAnsi="Arial Narrow"/>
        </w:rPr>
      </w:pPr>
    </w:p>
    <w:p w14:paraId="24FD4056" w14:textId="77777777" w:rsidR="00267805" w:rsidRPr="00DF25CA" w:rsidRDefault="00267805" w:rsidP="00267805">
      <w:pPr>
        <w:ind w:right="-46"/>
        <w:jc w:val="both"/>
        <w:rPr>
          <w:rFonts w:ascii="Arial Narrow" w:hAnsi="Arial Narrow"/>
        </w:rPr>
      </w:pPr>
      <w:r w:rsidRPr="00DF25CA">
        <w:rPr>
          <w:rFonts w:ascii="Arial Narrow" w:hAnsi="Arial Narrow"/>
        </w:rPr>
        <w:t>Concretely, SVC overperforms RFC in precision, recall, F1-Score on both predicting consciousness and unconsciousness, as seen in the tables below.</w:t>
      </w:r>
    </w:p>
    <w:p w14:paraId="2299DB84" w14:textId="77777777" w:rsidR="00267805" w:rsidRPr="00DF25CA" w:rsidRDefault="00267805" w:rsidP="00267805">
      <w:pPr>
        <w:ind w:right="95"/>
        <w:rPr>
          <w:rFonts w:ascii="Arial Narrow" w:hAnsi="Arial Narrow"/>
        </w:rPr>
      </w:pPr>
    </w:p>
    <w:p w14:paraId="03871A3E" w14:textId="77777777" w:rsidR="00267805" w:rsidRPr="00DF25CA" w:rsidRDefault="00267805" w:rsidP="00267805">
      <w:pPr>
        <w:ind w:right="95"/>
        <w:rPr>
          <w:rFonts w:ascii="Arial Narrow" w:hAnsi="Arial Narrow"/>
        </w:rPr>
      </w:pPr>
      <w:r w:rsidRPr="00DF25CA">
        <w:rPr>
          <w:rFonts w:ascii="Arial Narrow" w:hAnsi="Arial Narrow"/>
        </w:rPr>
        <w:t>Also, confusion matrices are useful to visually comprehend how a model is performing. The confusion matrices for both models are shown below.</w:t>
      </w:r>
    </w:p>
    <w:p w14:paraId="71067458" w14:textId="77777777" w:rsidR="00267805" w:rsidRPr="00DF25CA" w:rsidRDefault="00267805" w:rsidP="00267805">
      <w:pPr>
        <w:ind w:right="95"/>
        <w:rPr>
          <w:rFonts w:ascii="Arial Narrow" w:hAnsi="Arial Narrow"/>
        </w:rPr>
      </w:pPr>
    </w:p>
    <w:p w14:paraId="1FAA3A2C" w14:textId="77777777" w:rsidR="00267805" w:rsidRPr="00DF25CA" w:rsidRDefault="00267805" w:rsidP="00267805">
      <w:pPr>
        <w:ind w:right="95"/>
        <w:rPr>
          <w:rFonts w:ascii="Arial Narrow" w:hAnsi="Arial Narrow"/>
        </w:rPr>
      </w:pPr>
    </w:p>
    <w:p w14:paraId="60867A88" w14:textId="77777777" w:rsidR="00267805" w:rsidRPr="00DF25CA" w:rsidRDefault="00267805" w:rsidP="00267805">
      <w:pPr>
        <w:ind w:right="95"/>
        <w:rPr>
          <w:rFonts w:ascii="Arial Narrow" w:hAnsi="Arial Narrow"/>
        </w:rPr>
      </w:pPr>
      <w:r w:rsidRPr="00DF25CA">
        <w:rPr>
          <w:noProof/>
        </w:rPr>
        <w:drawing>
          <wp:anchor distT="0" distB="0" distL="114300" distR="114300" simplePos="0" relativeHeight="251678720" behindDoc="1" locked="0" layoutInCell="1" allowOverlap="1" wp14:anchorId="49B7F476" wp14:editId="312A2CEF">
            <wp:simplePos x="0" y="0"/>
            <wp:positionH relativeFrom="column">
              <wp:posOffset>3012299</wp:posOffset>
            </wp:positionH>
            <wp:positionV relativeFrom="paragraph">
              <wp:posOffset>118745</wp:posOffset>
            </wp:positionV>
            <wp:extent cx="2810510" cy="1873250"/>
            <wp:effectExtent l="0" t="0" r="0" b="0"/>
            <wp:wrapTight wrapText="bothSides">
              <wp:wrapPolygon edited="0">
                <wp:start x="6930" y="146"/>
                <wp:lineTo x="5173" y="2489"/>
                <wp:lineTo x="4978" y="2929"/>
                <wp:lineTo x="4978" y="5125"/>
                <wp:lineTo x="4490" y="6443"/>
                <wp:lineTo x="4490" y="6883"/>
                <wp:lineTo x="4978" y="7468"/>
                <wp:lineTo x="3807" y="8933"/>
                <wp:lineTo x="3611" y="9372"/>
                <wp:lineTo x="3611" y="12155"/>
                <wp:lineTo x="4392" y="14498"/>
                <wp:lineTo x="4978" y="16841"/>
                <wp:lineTo x="4978" y="18891"/>
                <wp:lineTo x="5368" y="19184"/>
                <wp:lineTo x="7711" y="19184"/>
                <wp:lineTo x="7711" y="19916"/>
                <wp:lineTo x="8199" y="21087"/>
                <wp:lineTo x="8589" y="21380"/>
                <wp:lineTo x="12591" y="21380"/>
                <wp:lineTo x="12884" y="21087"/>
                <wp:lineTo x="13567" y="19623"/>
                <wp:lineTo x="16886" y="19184"/>
                <wp:lineTo x="19228" y="18159"/>
                <wp:lineTo x="19228" y="16841"/>
                <wp:lineTo x="17569" y="14498"/>
                <wp:lineTo x="19033" y="14498"/>
                <wp:lineTo x="19033" y="13765"/>
                <wp:lineTo x="17569" y="12155"/>
                <wp:lineTo x="19033" y="11569"/>
                <wp:lineTo x="19033" y="10837"/>
                <wp:lineTo x="17569" y="9812"/>
                <wp:lineTo x="19033" y="8786"/>
                <wp:lineTo x="19033" y="8054"/>
                <wp:lineTo x="17569" y="7468"/>
                <wp:lineTo x="19033" y="5858"/>
                <wp:lineTo x="19033" y="5125"/>
                <wp:lineTo x="17667" y="5125"/>
                <wp:lineTo x="19131" y="2929"/>
                <wp:lineTo x="19326" y="2489"/>
                <wp:lineTo x="14641" y="146"/>
                <wp:lineTo x="6930" y="146"/>
              </wp:wrapPolygon>
            </wp:wrapTight>
            <wp:docPr id="34" name="Picture 3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treemap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810510" cy="1873250"/>
                    </a:xfrm>
                    <a:prstGeom prst="rect">
                      <a:avLst/>
                    </a:prstGeom>
                  </pic:spPr>
                </pic:pic>
              </a:graphicData>
            </a:graphic>
            <wp14:sizeRelH relativeFrom="page">
              <wp14:pctWidth>0</wp14:pctWidth>
            </wp14:sizeRelH>
            <wp14:sizeRelV relativeFrom="page">
              <wp14:pctHeight>0</wp14:pctHeight>
            </wp14:sizeRelV>
          </wp:anchor>
        </w:drawing>
      </w:r>
      <w:r w:rsidRPr="00DF25CA">
        <w:rPr>
          <w:noProof/>
        </w:rPr>
        <w:drawing>
          <wp:anchor distT="0" distB="0" distL="114300" distR="114300" simplePos="0" relativeHeight="251679744" behindDoc="1" locked="0" layoutInCell="1" allowOverlap="1" wp14:anchorId="3A0A8D0A" wp14:editId="41D185A9">
            <wp:simplePos x="0" y="0"/>
            <wp:positionH relativeFrom="column">
              <wp:posOffset>-259080</wp:posOffset>
            </wp:positionH>
            <wp:positionV relativeFrom="paragraph">
              <wp:posOffset>119098</wp:posOffset>
            </wp:positionV>
            <wp:extent cx="2810934" cy="1873956"/>
            <wp:effectExtent l="0" t="0" r="0" b="0"/>
            <wp:wrapTight wrapText="bothSides">
              <wp:wrapPolygon edited="0">
                <wp:start x="7125" y="146"/>
                <wp:lineTo x="4978" y="2781"/>
                <wp:lineTo x="4978" y="5124"/>
                <wp:lineTo x="4490" y="6441"/>
                <wp:lineTo x="4490" y="6880"/>
                <wp:lineTo x="4978" y="7466"/>
                <wp:lineTo x="3807" y="8930"/>
                <wp:lineTo x="3611" y="9369"/>
                <wp:lineTo x="3611" y="12150"/>
                <wp:lineTo x="4392" y="14493"/>
                <wp:lineTo x="4978" y="16835"/>
                <wp:lineTo x="4978" y="18884"/>
                <wp:lineTo x="5368" y="19177"/>
                <wp:lineTo x="7711" y="19177"/>
                <wp:lineTo x="7711" y="19909"/>
                <wp:lineTo x="8199" y="21080"/>
                <wp:lineTo x="8589" y="21373"/>
                <wp:lineTo x="12591" y="21373"/>
                <wp:lineTo x="12884" y="21080"/>
                <wp:lineTo x="13567" y="19616"/>
                <wp:lineTo x="18838" y="18884"/>
                <wp:lineTo x="19131" y="17421"/>
                <wp:lineTo x="17667" y="16835"/>
                <wp:lineTo x="19228" y="14493"/>
                <wp:lineTo x="17569" y="12150"/>
                <wp:lineTo x="19033" y="11711"/>
                <wp:lineTo x="19033" y="10833"/>
                <wp:lineTo x="17569" y="9808"/>
                <wp:lineTo x="19033" y="8344"/>
                <wp:lineTo x="19033" y="7612"/>
                <wp:lineTo x="17667" y="7466"/>
                <wp:lineTo x="19326" y="5124"/>
                <wp:lineTo x="17764" y="2781"/>
                <wp:lineTo x="14153" y="146"/>
                <wp:lineTo x="7125" y="146"/>
              </wp:wrapPolygon>
            </wp:wrapTight>
            <wp:docPr id="33" name="Picture 3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treemap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810934" cy="1873956"/>
                    </a:xfrm>
                    <a:prstGeom prst="rect">
                      <a:avLst/>
                    </a:prstGeom>
                  </pic:spPr>
                </pic:pic>
              </a:graphicData>
            </a:graphic>
            <wp14:sizeRelH relativeFrom="page">
              <wp14:pctWidth>0</wp14:pctWidth>
            </wp14:sizeRelH>
            <wp14:sizeRelV relativeFrom="page">
              <wp14:pctHeight>0</wp14:pctHeight>
            </wp14:sizeRelV>
          </wp:anchor>
        </w:drawing>
      </w:r>
    </w:p>
    <w:p w14:paraId="2217975D" w14:textId="77777777" w:rsidR="00267805" w:rsidRPr="00DF25CA" w:rsidRDefault="00267805" w:rsidP="00267805">
      <w:pPr>
        <w:ind w:right="95"/>
        <w:rPr>
          <w:rFonts w:ascii="Arial Narrow" w:hAnsi="Arial Narrow"/>
        </w:rPr>
      </w:pPr>
    </w:p>
    <w:p w14:paraId="7E168A19" w14:textId="77777777" w:rsidR="00267805" w:rsidRPr="00DF25CA" w:rsidRDefault="00267805" w:rsidP="00267805">
      <w:pPr>
        <w:ind w:right="95"/>
        <w:rPr>
          <w:rFonts w:ascii="Arial Narrow" w:hAnsi="Arial Narrow"/>
        </w:rPr>
      </w:pPr>
    </w:p>
    <w:p w14:paraId="41BCCD94" w14:textId="77777777" w:rsidR="00267805" w:rsidRPr="00DF25CA" w:rsidRDefault="00267805" w:rsidP="00267805">
      <w:pPr>
        <w:ind w:right="95"/>
        <w:rPr>
          <w:rFonts w:ascii="Arial Narrow" w:hAnsi="Arial Narrow"/>
        </w:rPr>
      </w:pPr>
    </w:p>
    <w:p w14:paraId="03278135" w14:textId="77777777" w:rsidR="00267805" w:rsidRPr="00DF25CA" w:rsidRDefault="00267805" w:rsidP="00267805">
      <w:pPr>
        <w:ind w:right="95"/>
        <w:rPr>
          <w:rFonts w:ascii="Arial Narrow" w:hAnsi="Arial Narrow"/>
        </w:rPr>
      </w:pPr>
    </w:p>
    <w:p w14:paraId="1D948AF3" w14:textId="77777777" w:rsidR="00267805" w:rsidRPr="00DF25CA" w:rsidRDefault="00267805" w:rsidP="00267805">
      <w:pPr>
        <w:ind w:right="95"/>
        <w:rPr>
          <w:rFonts w:ascii="Arial Narrow" w:hAnsi="Arial Narrow"/>
        </w:rPr>
      </w:pPr>
    </w:p>
    <w:p w14:paraId="66A344B3" w14:textId="77777777" w:rsidR="00267805" w:rsidRPr="00DF25CA" w:rsidRDefault="00267805" w:rsidP="00267805">
      <w:pPr>
        <w:ind w:right="95"/>
        <w:rPr>
          <w:rFonts w:ascii="Arial Narrow" w:hAnsi="Arial Narrow"/>
        </w:rPr>
      </w:pPr>
    </w:p>
    <w:p w14:paraId="208F6F41" w14:textId="77777777" w:rsidR="00267805" w:rsidRPr="00DF25CA" w:rsidRDefault="00267805" w:rsidP="00267805">
      <w:pPr>
        <w:ind w:right="95"/>
        <w:rPr>
          <w:rFonts w:ascii="Arial Narrow" w:hAnsi="Arial Narrow"/>
        </w:rPr>
      </w:pPr>
    </w:p>
    <w:p w14:paraId="39ABDD7E" w14:textId="77777777" w:rsidR="00267805" w:rsidRPr="00DF25CA" w:rsidRDefault="00267805" w:rsidP="00267805">
      <w:pPr>
        <w:ind w:right="3923"/>
      </w:pPr>
      <w:r w:rsidRPr="00DF25CA">
        <w:rPr>
          <w:noProof/>
        </w:rPr>
        <mc:AlternateContent>
          <mc:Choice Requires="wps">
            <w:drawing>
              <wp:anchor distT="0" distB="0" distL="114300" distR="114300" simplePos="0" relativeHeight="251680768" behindDoc="1" locked="0" layoutInCell="1" allowOverlap="1" wp14:anchorId="1E0173BF" wp14:editId="38C22793">
                <wp:simplePos x="0" y="0"/>
                <wp:positionH relativeFrom="column">
                  <wp:posOffset>-203835</wp:posOffset>
                </wp:positionH>
                <wp:positionV relativeFrom="paragraph">
                  <wp:posOffset>650875</wp:posOffset>
                </wp:positionV>
                <wp:extent cx="2810510" cy="635"/>
                <wp:effectExtent l="0" t="0" r="0" b="0"/>
                <wp:wrapTight wrapText="bothSides">
                  <wp:wrapPolygon edited="0">
                    <wp:start x="0" y="0"/>
                    <wp:lineTo x="0" y="20167"/>
                    <wp:lineTo x="21473" y="20167"/>
                    <wp:lineTo x="21473"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2810510" cy="635"/>
                        </a:xfrm>
                        <a:prstGeom prst="rect">
                          <a:avLst/>
                        </a:prstGeom>
                        <a:solidFill>
                          <a:prstClr val="white"/>
                        </a:solidFill>
                        <a:ln>
                          <a:noFill/>
                        </a:ln>
                      </wps:spPr>
                      <wps:txbx>
                        <w:txbxContent>
                          <w:p w14:paraId="1B763DB3" w14:textId="77777777" w:rsidR="00267805" w:rsidRPr="00921CD7" w:rsidRDefault="00267805" w:rsidP="00267805">
                            <w:pPr>
                              <w:pStyle w:val="Caption"/>
                              <w:jc w:val="center"/>
                              <w:rPr>
                                <w:noProof/>
                              </w:rPr>
                            </w:pPr>
                            <w:r>
                              <w:t xml:space="preserve">Figure </w:t>
                            </w:r>
                            <w:r>
                              <w:fldChar w:fldCharType="begin"/>
                            </w:r>
                            <w:r>
                              <w:instrText xml:space="preserve"> SEQ Figure \* ARABIC </w:instrText>
                            </w:r>
                            <w:r>
                              <w:fldChar w:fldCharType="separate"/>
                            </w:r>
                            <w:r>
                              <w:rPr>
                                <w:noProof/>
                              </w:rPr>
                              <w:t>15</w:t>
                            </w:r>
                            <w:r>
                              <w:rPr>
                                <w:noProof/>
                              </w:rPr>
                              <w:fldChar w:fldCharType="end"/>
                            </w:r>
                            <w:r>
                              <w:t xml:space="preserve">: </w:t>
                            </w:r>
                            <w:r w:rsidRPr="008A366A">
                              <w:t xml:space="preserve">Confusion matrix for </w:t>
                            </w:r>
                            <w:r>
                              <w:t>RFC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173BF" id="Text Box 37" o:spid="_x0000_s1034" type="#_x0000_t202" style="position:absolute;margin-left:-16.05pt;margin-top:51.25pt;width:221.3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" stroked="f">
                <v:textbox style="mso-fit-shape-to-text:t" inset="0,0,0,0">
                  <w:txbxContent>
                    <w:p w14:paraId="1B763DB3" w14:textId="77777777" w:rsidR="00267805" w:rsidRPr="00921CD7" w:rsidRDefault="00267805" w:rsidP="00267805">
                      <w:pPr>
                        <w:pStyle w:val="Caption"/>
                        <w:jc w:val="center"/>
                        <w:rPr>
                          <w:noProof/>
                        </w:rPr>
                      </w:pPr>
                      <w:r>
                        <w:t xml:space="preserve">Figure </w:t>
                      </w:r>
                      <w:r>
                        <w:fldChar w:fldCharType="begin"/>
                      </w:r>
                      <w:r>
                        <w:instrText xml:space="preserve"> SEQ Figure \* ARABIC </w:instrText>
                      </w:r>
                      <w:r>
                        <w:fldChar w:fldCharType="separate"/>
                      </w:r>
                      <w:r>
                        <w:rPr>
                          <w:noProof/>
                        </w:rPr>
                        <w:t>15</w:t>
                      </w:r>
                      <w:r>
                        <w:rPr>
                          <w:noProof/>
                        </w:rPr>
                        <w:fldChar w:fldCharType="end"/>
                      </w:r>
                      <w:r>
                        <w:t xml:space="preserve">: </w:t>
                      </w:r>
                      <w:r w:rsidRPr="008A366A">
                        <w:t xml:space="preserve">Confusion matrix for </w:t>
                      </w:r>
                      <w:r>
                        <w:t>RFC</w:t>
                      </w:r>
                    </w:p>
                  </w:txbxContent>
                </v:textbox>
                <w10:wrap type="tight"/>
              </v:shape>
            </w:pict>
          </mc:Fallback>
        </mc:AlternateContent>
      </w:r>
      <w:r w:rsidRPr="00DF25CA">
        <w:rPr>
          <w:noProof/>
        </w:rPr>
        <mc:AlternateContent>
          <mc:Choice Requires="wps">
            <w:drawing>
              <wp:anchor distT="0" distB="0" distL="114300" distR="114300" simplePos="0" relativeHeight="251681792" behindDoc="1" locked="0" layoutInCell="1" allowOverlap="1" wp14:anchorId="0B750D4B" wp14:editId="248BB663">
                <wp:simplePos x="0" y="0"/>
                <wp:positionH relativeFrom="column">
                  <wp:posOffset>3055479</wp:posOffset>
                </wp:positionH>
                <wp:positionV relativeFrom="paragraph">
                  <wp:posOffset>650240</wp:posOffset>
                </wp:positionV>
                <wp:extent cx="2810510" cy="635"/>
                <wp:effectExtent l="0" t="0" r="0" b="0"/>
                <wp:wrapTight wrapText="bothSides">
                  <wp:wrapPolygon edited="0">
                    <wp:start x="0" y="0"/>
                    <wp:lineTo x="0" y="20167"/>
                    <wp:lineTo x="21473" y="20167"/>
                    <wp:lineTo x="21473" y="0"/>
                    <wp:lineTo x="0" y="0"/>
                  </wp:wrapPolygon>
                </wp:wrapTight>
                <wp:docPr id="38" name="Text Box 38"/>
                <wp:cNvGraphicFramePr/>
                <a:graphic xmlns:a="http://schemas.openxmlformats.org/drawingml/2006/main">
                  <a:graphicData uri="http://schemas.microsoft.com/office/word/2010/wordprocessingShape">
                    <wps:wsp>
                      <wps:cNvSpPr txBox="1"/>
                      <wps:spPr>
                        <a:xfrm>
                          <a:off x="0" y="0"/>
                          <a:ext cx="2810510" cy="635"/>
                        </a:xfrm>
                        <a:prstGeom prst="rect">
                          <a:avLst/>
                        </a:prstGeom>
                        <a:solidFill>
                          <a:prstClr val="white"/>
                        </a:solidFill>
                        <a:ln>
                          <a:noFill/>
                        </a:ln>
                      </wps:spPr>
                      <wps:txbx>
                        <w:txbxContent>
                          <w:p w14:paraId="2229BB92" w14:textId="77777777" w:rsidR="00267805" w:rsidRPr="00917943" w:rsidRDefault="00267805" w:rsidP="00267805">
                            <w:pPr>
                              <w:pStyle w:val="Caption"/>
                              <w:jc w:val="center"/>
                              <w:rPr>
                                <w:noProof/>
                              </w:rPr>
                            </w:pPr>
                            <w:r>
                              <w:t xml:space="preserve">Figure </w:t>
                            </w:r>
                            <w:r>
                              <w:fldChar w:fldCharType="begin"/>
                            </w:r>
                            <w:r>
                              <w:instrText xml:space="preserve"> SEQ Figure \* ARABIC </w:instrText>
                            </w:r>
                            <w:r>
                              <w:fldChar w:fldCharType="separate"/>
                            </w:r>
                            <w:r>
                              <w:rPr>
                                <w:noProof/>
                              </w:rPr>
                              <w:t>16</w:t>
                            </w:r>
                            <w:r>
                              <w:rPr>
                                <w:noProof/>
                              </w:rPr>
                              <w:fldChar w:fldCharType="end"/>
                            </w:r>
                            <w:r>
                              <w:t xml:space="preserve">: </w:t>
                            </w:r>
                            <w:r w:rsidRPr="00602DA7">
                              <w:t>Confusion matrix for SVC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750D4B" id="Text Box 38" o:spid="_x0000_s1035" type="#_x0000_t202" style="position:absolute;margin-left:240.6pt;margin-top:51.2pt;width:221.3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" stroked="f">
                <v:textbox style="mso-fit-shape-to-text:t" inset="0,0,0,0">
                  <w:txbxContent>
                    <w:p w14:paraId="2229BB92" w14:textId="77777777" w:rsidR="00267805" w:rsidRPr="00917943" w:rsidRDefault="00267805" w:rsidP="00267805">
                      <w:pPr>
                        <w:pStyle w:val="Caption"/>
                        <w:jc w:val="center"/>
                        <w:rPr>
                          <w:noProof/>
                        </w:rPr>
                      </w:pPr>
                      <w:r>
                        <w:t xml:space="preserve">Figure </w:t>
                      </w:r>
                      <w:r>
                        <w:fldChar w:fldCharType="begin"/>
                      </w:r>
                      <w:r>
                        <w:instrText xml:space="preserve"> SEQ Figure \* ARABIC </w:instrText>
                      </w:r>
                      <w:r>
                        <w:fldChar w:fldCharType="separate"/>
                      </w:r>
                      <w:r>
                        <w:rPr>
                          <w:noProof/>
                        </w:rPr>
                        <w:t>16</w:t>
                      </w:r>
                      <w:r>
                        <w:rPr>
                          <w:noProof/>
                        </w:rPr>
                        <w:fldChar w:fldCharType="end"/>
                      </w:r>
                      <w:r>
                        <w:t xml:space="preserve">: </w:t>
                      </w:r>
                      <w:r w:rsidRPr="00602DA7">
                        <w:t>Confusion matrix for SVC</w:t>
                      </w:r>
                    </w:p>
                  </w:txbxContent>
                </v:textbox>
                <w10:wrap type="tight"/>
              </v:shape>
            </w:pict>
          </mc:Fallback>
        </mc:AlternateContent>
      </w:r>
    </w:p>
    <w:p w14:paraId="115CEC30" w14:textId="77777777" w:rsidR="00267805" w:rsidRPr="00DF25CA" w:rsidRDefault="00267805" w:rsidP="00267805">
      <w:pPr>
        <w:ind w:right="3923"/>
      </w:pPr>
    </w:p>
    <w:p w14:paraId="34DDB6DE" w14:textId="77777777" w:rsidR="00267805" w:rsidRDefault="00267805" w:rsidP="00267805">
      <w:pPr>
        <w:ind w:right="3923"/>
        <w:jc w:val="both"/>
        <w:rPr>
          <w:rFonts w:ascii="Arial Narrow" w:hAnsi="Arial Narrow" w:cs="Arial"/>
        </w:rPr>
      </w:pPr>
    </w:p>
    <w:p w14:paraId="38BD3CCA" w14:textId="77777777" w:rsidR="00267805" w:rsidRPr="00DF25CA" w:rsidRDefault="00267805" w:rsidP="00267805">
      <w:pPr>
        <w:ind w:right="3923"/>
        <w:jc w:val="both"/>
        <w:rPr>
          <w:rFonts w:ascii="Arial Narrow" w:hAnsi="Arial Narrow" w:cs="Arial"/>
        </w:rPr>
      </w:pPr>
      <w:r w:rsidRPr="00DF25CA">
        <w:rPr>
          <w:rFonts w:ascii="Arial Narrow" w:hAnsi="Arial Narrow" w:cs="Arial"/>
          <w:noProof/>
        </w:rPr>
        <w:lastRenderedPageBreak/>
        <w:drawing>
          <wp:anchor distT="0" distB="0" distL="114300" distR="114300" simplePos="0" relativeHeight="251670528" behindDoc="1" locked="0" layoutInCell="1" allowOverlap="1" wp14:anchorId="1EE0BA06" wp14:editId="2E4D4BA7">
            <wp:simplePos x="0" y="0"/>
            <wp:positionH relativeFrom="column">
              <wp:posOffset>3570605</wp:posOffset>
            </wp:positionH>
            <wp:positionV relativeFrom="paragraph">
              <wp:posOffset>635693</wp:posOffset>
            </wp:positionV>
            <wp:extent cx="2225040" cy="1557020"/>
            <wp:effectExtent l="0" t="0" r="0" b="0"/>
            <wp:wrapTight wrapText="bothSides">
              <wp:wrapPolygon edited="0">
                <wp:start x="10479" y="3700"/>
                <wp:lineTo x="9493" y="4228"/>
                <wp:lineTo x="7027" y="6166"/>
                <wp:lineTo x="7027" y="6871"/>
                <wp:lineTo x="6164" y="9690"/>
                <wp:lineTo x="4315" y="12157"/>
                <wp:lineTo x="4315" y="12685"/>
                <wp:lineTo x="7397" y="15328"/>
                <wp:lineTo x="7521" y="15680"/>
                <wp:lineTo x="10110" y="17618"/>
                <wp:lineTo x="11836" y="17618"/>
                <wp:lineTo x="14548" y="15680"/>
                <wp:lineTo x="14548" y="15328"/>
                <wp:lineTo x="16767" y="14095"/>
                <wp:lineTo x="17014" y="13390"/>
                <wp:lineTo x="15658" y="12509"/>
                <wp:lineTo x="15781" y="9690"/>
                <wp:lineTo x="17137" y="8281"/>
                <wp:lineTo x="17014" y="7752"/>
                <wp:lineTo x="15781" y="4581"/>
                <wp:lineTo x="15288" y="4228"/>
                <wp:lineTo x="11466" y="3700"/>
                <wp:lineTo x="10479" y="3700"/>
              </wp:wrapPolygon>
            </wp:wrapTight>
            <wp:docPr id="21" name="Picture 21"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10;&#10;Description automatically generated with low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25040" cy="1557020"/>
                    </a:xfrm>
                    <a:prstGeom prst="rect">
                      <a:avLst/>
                    </a:prstGeom>
                  </pic:spPr>
                </pic:pic>
              </a:graphicData>
            </a:graphic>
            <wp14:sizeRelH relativeFrom="page">
              <wp14:pctWidth>0</wp14:pctWidth>
            </wp14:sizeRelH>
            <wp14:sizeRelV relativeFrom="page">
              <wp14:pctHeight>0</wp14:pctHeight>
            </wp14:sizeRelV>
          </wp:anchor>
        </w:drawing>
      </w:r>
      <w:r w:rsidRPr="00DF25CA">
        <w:rPr>
          <w:rFonts w:ascii="Arial Narrow" w:hAnsi="Arial Narrow" w:cs="Arial"/>
        </w:rPr>
        <w:t>Feature</w:t>
      </w:r>
      <w:r>
        <w:rPr>
          <w:rFonts w:ascii="Arial Narrow" w:hAnsi="Arial Narrow" w:cs="Arial"/>
        </w:rPr>
        <w:t xml:space="preserve"> </w:t>
      </w:r>
      <w:r w:rsidRPr="00DF25CA">
        <w:rPr>
          <w:rFonts w:ascii="Arial Narrow" w:hAnsi="Arial Narrow" w:cs="Arial"/>
        </w:rPr>
        <w:t>importance</w:t>
      </w:r>
    </w:p>
    <w:p w14:paraId="4ED1D890" w14:textId="77777777" w:rsidR="00267805" w:rsidRPr="00DF25CA" w:rsidRDefault="00267805" w:rsidP="00267805">
      <w:pPr>
        <w:ind w:right="3923"/>
        <w:jc w:val="both"/>
        <w:rPr>
          <w:rFonts w:ascii="Arial Narrow" w:hAnsi="Arial Narrow" w:cs="Arial"/>
        </w:rPr>
      </w:pPr>
    </w:p>
    <w:p w14:paraId="636DFB94" w14:textId="77777777" w:rsidR="00267805" w:rsidRPr="00DF25CA" w:rsidRDefault="00267805" w:rsidP="00267805">
      <w:pPr>
        <w:ind w:right="3923"/>
        <w:jc w:val="both"/>
        <w:rPr>
          <w:rFonts w:ascii="Arial Narrow" w:hAnsi="Arial Narrow" w:cs="Arial"/>
        </w:rPr>
      </w:pPr>
      <w:r w:rsidRPr="00DF25CA">
        <w:rPr>
          <w:rFonts w:ascii="Arial Narrow" w:hAnsi="Arial Narrow" w:cs="Arial"/>
        </w:rPr>
        <w:t>Another feature importance is applied using RFC feature importance characteristic in order to glimpse the weight of each of the variables in the outcome of the model. The results are shown in figure on the right. It is visible that Propofol effect site concentration is the vairable  that contributes the most  to  predict  the  event  of  LoC, which is consistent  with previously expected results.</w:t>
      </w:r>
    </w:p>
    <w:p w14:paraId="0D5952DB" w14:textId="77777777" w:rsidR="00267805" w:rsidRPr="00DF25CA" w:rsidRDefault="00267805" w:rsidP="00267805">
      <w:pPr>
        <w:ind w:right="3639"/>
        <w:jc w:val="both"/>
        <w:rPr>
          <w:rFonts w:ascii="Arial Narrow" w:hAnsi="Arial Narrow" w:cs="Arial"/>
        </w:rPr>
      </w:pPr>
    </w:p>
    <w:p w14:paraId="36CC593A" w14:textId="77777777" w:rsidR="00267805" w:rsidRPr="00DF25CA" w:rsidRDefault="00267805" w:rsidP="00267805">
      <w:pPr>
        <w:jc w:val="both"/>
        <w:rPr>
          <w:rFonts w:ascii="Arial Narrow" w:hAnsi="Arial Narrow" w:cs="Arial"/>
        </w:rPr>
      </w:pPr>
      <w:r w:rsidRPr="00DF25CA">
        <w:rPr>
          <w:noProof/>
        </w:rPr>
        <mc:AlternateContent>
          <mc:Choice Requires="wps">
            <w:drawing>
              <wp:anchor distT="0" distB="0" distL="114300" distR="114300" simplePos="0" relativeHeight="251671552" behindDoc="1" locked="0" layoutInCell="1" allowOverlap="1" wp14:anchorId="665C067B" wp14:editId="73717B17">
                <wp:simplePos x="0" y="0"/>
                <wp:positionH relativeFrom="column">
                  <wp:posOffset>3634740</wp:posOffset>
                </wp:positionH>
                <wp:positionV relativeFrom="paragraph">
                  <wp:posOffset>101600</wp:posOffset>
                </wp:positionV>
                <wp:extent cx="2438400" cy="635"/>
                <wp:effectExtent l="0" t="0" r="0" b="0"/>
                <wp:wrapTight wrapText="bothSides">
                  <wp:wrapPolygon edited="0">
                    <wp:start x="0" y="0"/>
                    <wp:lineTo x="0" y="20167"/>
                    <wp:lineTo x="21488" y="20167"/>
                    <wp:lineTo x="21488"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360D84B7" w14:textId="77777777" w:rsidR="00267805" w:rsidRPr="00BD16EC" w:rsidRDefault="00267805" w:rsidP="00267805">
                            <w:pPr>
                              <w:pStyle w:val="Caption"/>
                              <w:rPr>
                                <w:rFonts w:ascii="Arial Narrow" w:hAnsi="Arial Narrow" w:cs="Arial"/>
                                <w:noProof/>
                                <w:lang w:val="en-US"/>
                                <w:rPrChange w:id="372" w:author="Pedro Gambus" w:date="2022-01-18T13:35:00Z">
                                  <w:rPr>
                                    <w:rFonts w:ascii="Arial Narrow" w:hAnsi="Arial Narrow" w:cs="Arial"/>
                                    <w:noProof/>
                                  </w:rPr>
                                </w:rPrChange>
                              </w:rPr>
                            </w:pPr>
                            <w:r w:rsidRPr="00BD16EC">
                              <w:rPr>
                                <w:lang w:val="en-US"/>
                                <w:rPrChange w:id="373" w:author="Pedro Gambus" w:date="2022-01-18T13:35:00Z">
                                  <w:rPr/>
                                </w:rPrChange>
                              </w:rPr>
                              <w:t xml:space="preserve">Figure </w:t>
                            </w:r>
                            <w:r>
                              <w:fldChar w:fldCharType="begin"/>
                            </w:r>
                            <w:r w:rsidRPr="00BD16EC">
                              <w:rPr>
                                <w:lang w:val="en-US"/>
                                <w:rPrChange w:id="374" w:author="Pedro Gambus" w:date="2022-01-18T13:35:00Z">
                                  <w:rPr/>
                                </w:rPrChange>
                              </w:rPr>
                              <w:instrText xml:space="preserve"> SEQ Figure \* ARABIC </w:instrText>
                            </w:r>
                            <w:r>
                              <w:fldChar w:fldCharType="separate"/>
                            </w:r>
                            <w:r w:rsidRPr="00BD16EC">
                              <w:rPr>
                                <w:noProof/>
                                <w:lang w:val="en-US"/>
                                <w:rPrChange w:id="375" w:author="Pedro Gambus" w:date="2022-01-18T13:35:00Z">
                                  <w:rPr>
                                    <w:noProof/>
                                  </w:rPr>
                                </w:rPrChange>
                              </w:rPr>
                              <w:t>17</w:t>
                            </w:r>
                            <w:r>
                              <w:rPr>
                                <w:noProof/>
                              </w:rPr>
                              <w:fldChar w:fldCharType="end"/>
                            </w:r>
                            <w:r w:rsidRPr="00BD16EC">
                              <w:rPr>
                                <w:lang w:val="en-US"/>
                                <w:rPrChange w:id="376" w:author="Pedro Gambus" w:date="2022-01-18T13:35:00Z">
                                  <w:rPr/>
                                </w:rPrChange>
                              </w:rPr>
                              <w:t>: Feature importance analysis with RFC.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5C067B" id="Text Box 22" o:spid="_x0000_s1036" type="#_x0000_t202" style="position:absolute;left:0;text-align:left;margin-left:286.2pt;margin-top:8pt;width:192pt;height:.05pt;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" stroked="f">
                <v:textbox style="mso-fit-shape-to-text:t" inset="0,0,0,0">
                  <w:txbxContent>
                    <w:p w14:paraId="360D84B7" w14:textId="77777777" w:rsidR="00267805" w:rsidRPr="00BD16EC" w:rsidRDefault="00267805" w:rsidP="00267805">
                      <w:pPr>
                        <w:pStyle w:val="Caption"/>
                        <w:rPr>
                          <w:rFonts w:ascii="Arial Narrow" w:hAnsi="Arial Narrow" w:cs="Arial"/>
                          <w:noProof/>
                          <w:lang w:val="en-US"/>
                          <w:rPrChange w:id="377" w:author="Pedro Gambus" w:date="2022-01-18T13:35:00Z">
                            <w:rPr>
                              <w:rFonts w:ascii="Arial Narrow" w:hAnsi="Arial Narrow" w:cs="Arial"/>
                              <w:noProof/>
                            </w:rPr>
                          </w:rPrChange>
                        </w:rPr>
                      </w:pPr>
                      <w:r w:rsidRPr="00BD16EC">
                        <w:rPr>
                          <w:lang w:val="en-US"/>
                          <w:rPrChange w:id="378" w:author="Pedro Gambus" w:date="2022-01-18T13:35:00Z">
                            <w:rPr/>
                          </w:rPrChange>
                        </w:rPr>
                        <w:t xml:space="preserve">Figure </w:t>
                      </w:r>
                      <w:r>
                        <w:fldChar w:fldCharType="begin"/>
                      </w:r>
                      <w:r w:rsidRPr="00BD16EC">
                        <w:rPr>
                          <w:lang w:val="en-US"/>
                          <w:rPrChange w:id="379" w:author="Pedro Gambus" w:date="2022-01-18T13:35:00Z">
                            <w:rPr/>
                          </w:rPrChange>
                        </w:rPr>
                        <w:instrText xml:space="preserve"> SEQ Figure \* ARABIC </w:instrText>
                      </w:r>
                      <w:r>
                        <w:fldChar w:fldCharType="separate"/>
                      </w:r>
                      <w:r w:rsidRPr="00BD16EC">
                        <w:rPr>
                          <w:noProof/>
                          <w:lang w:val="en-US"/>
                          <w:rPrChange w:id="380" w:author="Pedro Gambus" w:date="2022-01-18T13:35:00Z">
                            <w:rPr>
                              <w:noProof/>
                            </w:rPr>
                          </w:rPrChange>
                        </w:rPr>
                        <w:t>17</w:t>
                      </w:r>
                      <w:r>
                        <w:rPr>
                          <w:noProof/>
                        </w:rPr>
                        <w:fldChar w:fldCharType="end"/>
                      </w:r>
                      <w:r w:rsidRPr="00BD16EC">
                        <w:rPr>
                          <w:lang w:val="en-US"/>
                          <w:rPrChange w:id="381" w:author="Pedro Gambus" w:date="2022-01-18T13:35:00Z">
                            <w:rPr/>
                          </w:rPrChange>
                        </w:rPr>
                        <w:t>: Feature importance analysis with RFC.</w:t>
                      </w:r>
                    </w:p>
                  </w:txbxContent>
                </v:textbox>
                <w10:wrap type="tight"/>
              </v:shape>
            </w:pict>
          </mc:Fallback>
        </mc:AlternateContent>
      </w:r>
      <w:r w:rsidRPr="00DF25CA">
        <w:rPr>
          <w:rFonts w:ascii="Arial Narrow" w:hAnsi="Arial Narrow" w:cs="Arial"/>
        </w:rPr>
        <w:t xml:space="preserve"> </w:t>
      </w:r>
    </w:p>
    <w:p w14:paraId="5887CC5A" w14:textId="77777777" w:rsidR="00267805" w:rsidRPr="00DF25CA" w:rsidRDefault="00267805" w:rsidP="00267805">
      <w:pPr>
        <w:jc w:val="both"/>
        <w:rPr>
          <w:rFonts w:ascii="Arial Narrow" w:hAnsi="Arial Narrow" w:cs="Arial"/>
        </w:rPr>
      </w:pPr>
    </w:p>
    <w:p w14:paraId="6CB78111" w14:textId="77777777" w:rsidR="00267805" w:rsidRPr="00DF25CA" w:rsidRDefault="00267805" w:rsidP="00267805">
      <w:pPr>
        <w:ind w:right="-46"/>
        <w:jc w:val="both"/>
        <w:rPr>
          <w:rFonts w:ascii="Arial Narrow" w:hAnsi="Arial Narrow" w:cs="Arial"/>
        </w:rPr>
      </w:pPr>
      <w:r w:rsidRPr="00DF25CA">
        <w:rPr>
          <w:rFonts w:ascii="Arial Narrow" w:hAnsi="Arial Narrow" w:cs="Arial"/>
        </w:rPr>
        <w:t>Finally, both models are saved in "SVM_model.pickle" and “RandomForest_model.pickle" respectively, using python’s with open file handling methodology, in order to save them for later use. Here ends the “Model.py” archive</w:t>
      </w:r>
    </w:p>
    <w:p w14:paraId="56DF6A5A" w14:textId="77777777" w:rsidR="00267805" w:rsidRPr="00DF25CA" w:rsidRDefault="00267805" w:rsidP="00267805">
      <w:pPr>
        <w:ind w:right="-46"/>
        <w:jc w:val="both"/>
        <w:rPr>
          <w:rFonts w:ascii="Arial Narrow" w:hAnsi="Arial Narrow" w:cs="Arial"/>
        </w:rPr>
      </w:pPr>
    </w:p>
    <w:p w14:paraId="53FFDE3A" w14:textId="77777777" w:rsidR="00267805" w:rsidRPr="00DF25CA" w:rsidRDefault="00267805" w:rsidP="00267805">
      <w:pPr>
        <w:pStyle w:val="Heading3"/>
        <w:numPr>
          <w:ilvl w:val="2"/>
          <w:numId w:val="12"/>
        </w:numPr>
        <w:rPr>
          <w:rFonts w:ascii="Arial Narrow" w:hAnsi="Arial Narrow"/>
        </w:rPr>
      </w:pPr>
      <w:bookmarkStart w:id="382" w:name="_Toc93057779"/>
      <w:r w:rsidRPr="00DF25CA">
        <w:rPr>
          <w:rFonts w:ascii="Arial Narrow" w:hAnsi="Arial Narrow"/>
        </w:rPr>
        <w:t>Ex</w:t>
      </w:r>
      <w:ins w:id="383" w:author="Pedro Gambus" w:date="2022-01-18T13:38:00Z">
        <w:r>
          <w:rPr>
            <w:rFonts w:ascii="Arial Narrow" w:hAnsi="Arial Narrow"/>
          </w:rPr>
          <w:t>a</w:t>
        </w:r>
      </w:ins>
      <w:del w:id="384" w:author="Pedro Gambus" w:date="2022-01-18T13:38:00Z">
        <w:r w:rsidRPr="00DF25CA" w:rsidDel="00BD16EC">
          <w:rPr>
            <w:rFonts w:ascii="Arial Narrow" w:hAnsi="Arial Narrow"/>
          </w:rPr>
          <w:delText>e</w:delText>
        </w:r>
      </w:del>
      <w:r w:rsidRPr="00DF25CA">
        <w:rPr>
          <w:rFonts w:ascii="Arial Narrow" w:hAnsi="Arial Narrow"/>
        </w:rPr>
        <w:t>mple</w:t>
      </w:r>
      <w:bookmarkEnd w:id="382"/>
    </w:p>
    <w:p w14:paraId="19FD479E" w14:textId="77777777" w:rsidR="00267805" w:rsidRPr="00DF25CA" w:rsidRDefault="00267805" w:rsidP="00267805"/>
    <w:p w14:paraId="24B12522" w14:textId="77777777" w:rsidR="00267805" w:rsidRPr="00DF25CA" w:rsidRDefault="00267805" w:rsidP="00267805">
      <w:pPr>
        <w:ind w:right="-46"/>
        <w:jc w:val="both"/>
        <w:rPr>
          <w:rFonts w:ascii="Arial Narrow" w:hAnsi="Arial Narrow" w:cs="Arial"/>
        </w:rPr>
      </w:pPr>
      <w:r w:rsidRPr="00DF25CA">
        <w:rPr>
          <w:rFonts w:ascii="Arial Narrow" w:hAnsi="Arial Narrow" w:cs="Arial"/>
        </w:rPr>
        <w:t xml:space="preserve">There final aim of the algorithm is to predict the moment of LoC of a patient. In order to assess its methodology and performance around this event, all the explanation in this Detailed Engineering Section has been developed. On the other hand, it is useful to visually observe what the model outputs around LoC. </w:t>
      </w:r>
    </w:p>
    <w:p w14:paraId="3AEA4DB0" w14:textId="77777777" w:rsidR="00267805" w:rsidRPr="00DF25CA" w:rsidRDefault="00267805" w:rsidP="00267805">
      <w:pPr>
        <w:ind w:right="-46"/>
        <w:jc w:val="both"/>
        <w:rPr>
          <w:rFonts w:ascii="Arial Narrow" w:hAnsi="Arial Narrow" w:cs="Arial"/>
        </w:rPr>
      </w:pPr>
    </w:p>
    <w:p w14:paraId="49B32597" w14:textId="77777777" w:rsidR="00267805" w:rsidRPr="00DF25CA" w:rsidRDefault="00267805" w:rsidP="00267805">
      <w:pPr>
        <w:ind w:right="-46"/>
        <w:jc w:val="both"/>
        <w:rPr>
          <w:rFonts w:ascii="Arial Narrow" w:hAnsi="Arial Narrow" w:cs="Arial"/>
        </w:rPr>
      </w:pPr>
      <w:r w:rsidRPr="00DF25CA">
        <w:rPr>
          <w:rFonts w:ascii="Arial Narrow" w:hAnsi="Arial Narrow" w:cs="Arial"/>
        </w:rPr>
        <w:t>In order to do this, a patient previously separated from train and test datasets has been used to exemplify what the model is doing.</w:t>
      </w:r>
    </w:p>
    <w:p w14:paraId="78B5E4B9" w14:textId="77777777" w:rsidR="00267805" w:rsidRPr="00DF25CA" w:rsidRDefault="00267805" w:rsidP="00267805">
      <w:pPr>
        <w:ind w:right="-46"/>
        <w:jc w:val="both"/>
        <w:rPr>
          <w:rFonts w:ascii="Arial Narrow" w:hAnsi="Arial Narrow" w:cs="Arial"/>
        </w:rPr>
      </w:pPr>
    </w:p>
    <w:p w14:paraId="7514895C" w14:textId="77777777" w:rsidR="00267805" w:rsidRPr="00DF25CA" w:rsidRDefault="00267805" w:rsidP="00267805">
      <w:pPr>
        <w:ind w:right="-46"/>
        <w:jc w:val="both"/>
        <w:rPr>
          <w:rFonts w:ascii="Arial Narrow" w:hAnsi="Arial Narrow" w:cs="Arial"/>
        </w:rPr>
      </w:pPr>
      <w:r w:rsidRPr="00DF25CA">
        <w:rPr>
          <w:rFonts w:ascii="Arial Narrow" w:hAnsi="Arial Narrow" w:cs="Arial"/>
        </w:rPr>
        <w:t xml:space="preserve">As we can see, the model (once binarised) returns a 0 or a 1 for every set of parameters coming from the patient. In the figure below the clinical evaluation of LoC (red) being 0 conscious and 1 unconscious compared to the predicted values (blue) following the same logic can be seen. </w:t>
      </w:r>
    </w:p>
    <w:p w14:paraId="2FE68DE0" w14:textId="77777777" w:rsidR="00267805" w:rsidRPr="00DF25CA" w:rsidRDefault="00267805" w:rsidP="00267805"/>
    <w:p w14:paraId="3ADDA32A" w14:textId="77777777" w:rsidR="00267805" w:rsidRPr="00DF25CA" w:rsidRDefault="00267805" w:rsidP="00267805"/>
    <w:p w14:paraId="63C96576" w14:textId="77777777" w:rsidR="00267805" w:rsidRDefault="00267805" w:rsidP="00267805">
      <w:commentRangeStart w:id="385"/>
      <w:commentRangeEnd w:id="385"/>
      <w:r w:rsidRPr="00DF25CA">
        <w:rPr>
          <w:rStyle w:val="CommentReference"/>
        </w:rPr>
        <w:commentReference w:id="385"/>
      </w:r>
    </w:p>
    <w:p w14:paraId="40464C97" w14:textId="77777777" w:rsidR="00267805" w:rsidRDefault="00267805" w:rsidP="00267805">
      <w:pPr>
        <w:keepNext/>
      </w:pPr>
      <w:r>
        <w:rPr>
          <w:noProof/>
        </w:rPr>
        <w:lastRenderedPageBreak/>
        <w:drawing>
          <wp:inline distT="0" distB="0" distL="0" distR="0" wp14:anchorId="638C1C76" wp14:editId="112CC57E">
            <wp:extent cx="5731510" cy="3689350"/>
            <wp:effectExtent l="0" t="0" r="0" b="635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3689350"/>
                    </a:xfrm>
                    <a:prstGeom prst="rect">
                      <a:avLst/>
                    </a:prstGeom>
                  </pic:spPr>
                </pic:pic>
              </a:graphicData>
            </a:graphic>
          </wp:inline>
        </w:drawing>
      </w:r>
    </w:p>
    <w:p w14:paraId="63F505D5" w14:textId="77777777" w:rsidR="00267805" w:rsidRPr="00DF25CA" w:rsidRDefault="00267805" w:rsidP="00267805">
      <w:pPr>
        <w:pStyle w:val="Caption"/>
      </w:pPr>
      <w:r w:rsidRPr="00BD16EC">
        <w:rPr>
          <w:lang w:val="en-US"/>
          <w:rPrChange w:id="386" w:author="Pedro Gambus" w:date="2022-01-18T13:34:00Z">
            <w:rPr/>
          </w:rPrChange>
        </w:rPr>
        <w:t xml:space="preserve">Figure </w:t>
      </w:r>
      <w:r>
        <w:fldChar w:fldCharType="begin"/>
      </w:r>
      <w:r w:rsidRPr="00BD16EC">
        <w:rPr>
          <w:lang w:val="en-US"/>
          <w:rPrChange w:id="387" w:author="Pedro Gambus" w:date="2022-01-18T13:34:00Z">
            <w:rPr/>
          </w:rPrChange>
        </w:rPr>
        <w:instrText xml:space="preserve"> SEQ Figure \* ARABIC </w:instrText>
      </w:r>
      <w:r>
        <w:fldChar w:fldCharType="separate"/>
      </w:r>
      <w:r w:rsidRPr="00BD16EC">
        <w:rPr>
          <w:noProof/>
          <w:lang w:val="en-US"/>
          <w:rPrChange w:id="388" w:author="Pedro Gambus" w:date="2022-01-18T13:34:00Z">
            <w:rPr>
              <w:noProof/>
            </w:rPr>
          </w:rPrChange>
        </w:rPr>
        <w:t>18</w:t>
      </w:r>
      <w:r>
        <w:rPr>
          <w:noProof/>
        </w:rPr>
        <w:fldChar w:fldCharType="end"/>
      </w:r>
      <w:r w:rsidRPr="00204063">
        <w:rPr>
          <w:lang w:val="en-US"/>
          <w:rPrChange w:id="389" w:author="Pedro Gambus" w:date="2022-01-17T09:17:00Z">
            <w:rPr/>
          </w:rPrChange>
        </w:rPr>
        <w:t>: General overview of the project's code.</w:t>
      </w:r>
    </w:p>
    <w:p w14:paraId="49EDB96F" w14:textId="77777777" w:rsidR="00267805" w:rsidRPr="00DF25CA" w:rsidRDefault="00267805" w:rsidP="00267805">
      <w:pPr>
        <w:pStyle w:val="Heading2"/>
        <w:numPr>
          <w:ilvl w:val="1"/>
          <w:numId w:val="12"/>
        </w:numPr>
        <w:rPr>
          <w:rFonts w:ascii="Arial Narrow" w:hAnsi="Arial Narrow"/>
        </w:rPr>
      </w:pPr>
      <w:bookmarkStart w:id="390" w:name="_Toc93057780"/>
      <w:r w:rsidRPr="00DF25CA">
        <w:rPr>
          <w:rFonts w:ascii="Arial Narrow" w:hAnsi="Arial Narrow"/>
        </w:rPr>
        <w:t>Chronogram and execution</w:t>
      </w:r>
      <w:bookmarkEnd w:id="390"/>
    </w:p>
    <w:p w14:paraId="3FEFB73C" w14:textId="77777777" w:rsidR="00267805" w:rsidRPr="00DF25CA" w:rsidRDefault="00267805" w:rsidP="00267805"/>
    <w:p w14:paraId="6A553F74" w14:textId="77777777" w:rsidR="00267805" w:rsidRPr="00DF25CA" w:rsidRDefault="00267805" w:rsidP="00267805">
      <w:pPr>
        <w:ind w:right="-46"/>
        <w:jc w:val="both"/>
        <w:rPr>
          <w:rFonts w:ascii="Arial Narrow" w:hAnsi="Arial Narrow" w:cs="Arial"/>
        </w:rPr>
      </w:pPr>
      <w:r w:rsidRPr="00DF25CA">
        <w:rPr>
          <w:rFonts w:ascii="Arial Narrow" w:hAnsi="Arial Narrow" w:cs="Arial"/>
        </w:rPr>
        <w:t>Time management is one of the key points of a project success. A first glimpse of this project task segmentation is reviewed in Section1.4.2 Project workload, and in this section it is presented in detail.</w:t>
      </w:r>
    </w:p>
    <w:p w14:paraId="637029FE" w14:textId="77777777" w:rsidR="00267805" w:rsidRPr="00DF25CA" w:rsidRDefault="00267805" w:rsidP="00267805">
      <w:pPr>
        <w:ind w:right="-46"/>
        <w:jc w:val="both"/>
        <w:rPr>
          <w:rFonts w:ascii="Arial Narrow" w:hAnsi="Arial Narrow" w:cs="Arial"/>
        </w:rPr>
      </w:pPr>
    </w:p>
    <w:p w14:paraId="6107E1D8" w14:textId="77777777" w:rsidR="00267805" w:rsidRPr="00DF25CA" w:rsidRDefault="00267805" w:rsidP="00267805">
      <w:pPr>
        <w:ind w:right="-46"/>
        <w:jc w:val="both"/>
        <w:rPr>
          <w:rFonts w:ascii="Arial Narrow" w:hAnsi="Arial Narrow" w:cs="Arial"/>
        </w:rPr>
      </w:pPr>
      <w:r w:rsidRPr="00DF25CA">
        <w:rPr>
          <w:rFonts w:ascii="Arial Narrow" w:hAnsi="Arial Narrow" w:cs="Arial"/>
        </w:rPr>
        <w:t>The Figure below is a GANTT diagram, representing the different tasks forming the project, their time domain, their completion % and a visual time-dependant representation of the mentioned characteristics.</w:t>
      </w:r>
    </w:p>
    <w:p w14:paraId="066FFCE1" w14:textId="77777777" w:rsidR="00267805" w:rsidRPr="00DF25CA" w:rsidRDefault="00267805" w:rsidP="00267805">
      <w:pPr>
        <w:ind w:right="-46"/>
        <w:jc w:val="both"/>
        <w:rPr>
          <w:rFonts w:ascii="Arial Narrow" w:hAnsi="Arial Narrow" w:cs="Arial"/>
        </w:rPr>
      </w:pPr>
    </w:p>
    <w:p w14:paraId="1144FC50" w14:textId="77777777" w:rsidR="00267805" w:rsidRDefault="00267805" w:rsidP="00267805">
      <w:pPr>
        <w:ind w:right="-46"/>
        <w:jc w:val="both"/>
        <w:rPr>
          <w:rFonts w:ascii="Arial Narrow" w:hAnsi="Arial Narrow" w:cs="Arial"/>
        </w:rPr>
      </w:pPr>
      <w:r w:rsidRPr="00DF25CA">
        <w:rPr>
          <w:rFonts w:ascii="Arial Narrow" w:hAnsi="Arial Narrow" w:cs="Arial"/>
        </w:rPr>
        <w:t>A GANTT diagram is a project managing tool used to generate an overall look on project follow-up, and that pretends to help in managing time. This figure is just an example of the current situation at the moment of writing this documentation.</w:t>
      </w:r>
    </w:p>
    <w:p w14:paraId="1E9041DC" w14:textId="77777777" w:rsidR="00267805" w:rsidRPr="00DF25CA" w:rsidRDefault="00267805" w:rsidP="00267805">
      <w:pPr>
        <w:ind w:right="-46"/>
        <w:jc w:val="both"/>
        <w:rPr>
          <w:rFonts w:ascii="Arial Narrow" w:hAnsi="Arial Narrow" w:cs="Arial"/>
        </w:rPr>
      </w:pPr>
    </w:p>
    <w:p w14:paraId="1F3B62A0" w14:textId="77777777" w:rsidR="00267805" w:rsidRPr="00DF25CA" w:rsidRDefault="00267805" w:rsidP="00267805">
      <w:pPr>
        <w:pStyle w:val="Caption"/>
        <w:keepNext/>
        <w:jc w:val="center"/>
      </w:pPr>
      <w:r w:rsidRPr="00DF25CA">
        <w:rPr>
          <w:rFonts w:ascii="Roboto" w:hAnsi="Roboto"/>
          <w:b/>
          <w:bCs/>
          <w:noProof/>
          <w:sz w:val="16"/>
          <w:szCs w:val="16"/>
        </w:rPr>
        <w:lastRenderedPageBreak/>
        <w:drawing>
          <wp:inline distT="0" distB="0" distL="0" distR="0" wp14:anchorId="7DA13874" wp14:editId="2CFFB77F">
            <wp:extent cx="6325352" cy="3703320"/>
            <wp:effectExtent l="2858" t="0" r="2222" b="2223"/>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rotWithShape="1">
                    <a:blip r:embed="rId39">
                      <a:extLst>
                        <a:ext uri="{28A0092B-C50C-407E-A947-70E740481C1C}">
                          <a14:useLocalDpi xmlns:a14="http://schemas.microsoft.com/office/drawing/2010/main" val="0"/>
                        </a:ext>
                      </a:extLst>
                    </a:blip>
                    <a:srcRect r="3361"/>
                    <a:stretch/>
                  </pic:blipFill>
                  <pic:spPr bwMode="auto">
                    <a:xfrm rot="16200000">
                      <a:off x="0" y="0"/>
                      <a:ext cx="6364379" cy="3726169"/>
                    </a:xfrm>
                    <a:prstGeom prst="rect">
                      <a:avLst/>
                    </a:prstGeom>
                    <a:ln>
                      <a:noFill/>
                    </a:ln>
                    <a:extLst>
                      <a:ext uri="{53640926-AAD7-44D8-BBD7-CCE9431645EC}">
                        <a14:shadowObscured xmlns:a14="http://schemas.microsoft.com/office/drawing/2010/main"/>
                      </a:ext>
                    </a:extLst>
                  </pic:spPr>
                </pic:pic>
              </a:graphicData>
            </a:graphic>
          </wp:inline>
        </w:drawing>
      </w:r>
    </w:p>
    <w:p w14:paraId="44435576" w14:textId="77777777" w:rsidR="00267805" w:rsidRPr="00DF25CA" w:rsidRDefault="00267805" w:rsidP="00267805">
      <w:pPr>
        <w:pStyle w:val="Caption"/>
        <w:jc w:val="center"/>
        <w:rPr>
          <w:rFonts w:ascii="Roboto" w:hAnsi="Roboto"/>
          <w:b/>
          <w:bCs/>
          <w:sz w:val="16"/>
          <w:szCs w:val="16"/>
          <w:highlight w:val="yellow"/>
        </w:rPr>
      </w:pPr>
      <w:r w:rsidRPr="00DF25CA">
        <w:t xml:space="preserve">Figure </w:t>
      </w:r>
      <w:r w:rsidRPr="00DF25CA">
        <w:fldChar w:fldCharType="begin"/>
      </w:r>
      <w:r w:rsidRPr="00DF25CA">
        <w:instrText xml:space="preserve"> SEQ Figure \* ARABIC </w:instrText>
      </w:r>
      <w:r w:rsidRPr="00DF25CA">
        <w:fldChar w:fldCharType="separate"/>
      </w:r>
      <w:r>
        <w:rPr>
          <w:noProof/>
        </w:rPr>
        <w:t>19</w:t>
      </w:r>
      <w:r w:rsidRPr="00DF25CA">
        <w:fldChar w:fldCharType="end"/>
      </w:r>
      <w:r w:rsidRPr="00DF25CA">
        <w:t>: GANTT diagram of the project</w:t>
      </w:r>
    </w:p>
    <w:p w14:paraId="663278B1" w14:textId="77777777" w:rsidR="00267805" w:rsidRPr="00DF25CA" w:rsidRDefault="00267805" w:rsidP="00267805">
      <w:pPr>
        <w:pStyle w:val="Heading1"/>
        <w:numPr>
          <w:ilvl w:val="0"/>
          <w:numId w:val="12"/>
        </w:numPr>
      </w:pPr>
      <w:bookmarkStart w:id="391" w:name="_Toc93057781"/>
      <w:r w:rsidRPr="00DF25CA">
        <w:t>Technical Viability</w:t>
      </w:r>
      <w:bookmarkEnd w:id="391"/>
    </w:p>
    <w:p w14:paraId="394CFC90" w14:textId="77777777" w:rsidR="00267805" w:rsidRPr="00DF25CA" w:rsidRDefault="00267805" w:rsidP="00267805"/>
    <w:p w14:paraId="5981E71E" w14:textId="77777777" w:rsidR="00267805" w:rsidRPr="00DF25CA" w:rsidRDefault="00267805" w:rsidP="00267805">
      <w:pPr>
        <w:pStyle w:val="Heading2"/>
        <w:numPr>
          <w:ilvl w:val="1"/>
          <w:numId w:val="12"/>
        </w:numPr>
        <w:rPr>
          <w:rFonts w:ascii="Arial Narrow" w:hAnsi="Arial Narrow"/>
        </w:rPr>
      </w:pPr>
      <w:bookmarkStart w:id="392" w:name="_Toc93057782"/>
      <w:r w:rsidRPr="00DF25CA">
        <w:rPr>
          <w:rFonts w:ascii="Arial Narrow" w:hAnsi="Arial Narrow"/>
        </w:rPr>
        <w:t>Specifications and technical characteristics</w:t>
      </w:r>
      <w:bookmarkEnd w:id="392"/>
    </w:p>
    <w:p w14:paraId="678C5CB0" w14:textId="77777777" w:rsidR="00267805" w:rsidRPr="00DF25CA" w:rsidRDefault="00267805" w:rsidP="00267805"/>
    <w:p w14:paraId="0ECCB045" w14:textId="77777777" w:rsidR="00267805" w:rsidRPr="00DF25CA" w:rsidRDefault="00267805" w:rsidP="00267805">
      <w:pPr>
        <w:ind w:right="-46"/>
        <w:jc w:val="both"/>
        <w:rPr>
          <w:rFonts w:ascii="Arial Narrow" w:hAnsi="Arial Narrow" w:cs="Arial"/>
        </w:rPr>
      </w:pPr>
      <w:r w:rsidRPr="00DF25CA">
        <w:rPr>
          <w:rFonts w:ascii="Arial Narrow" w:hAnsi="Arial Narrow" w:cs="Arial"/>
        </w:rPr>
        <w:t>The aim of the project is to develop a ML predictive model to assess LoC event under general anaesthesia. At this point of the project, it is interesting to acknowledge the possibilities of the proposed solution to come to a good end.</w:t>
      </w:r>
    </w:p>
    <w:p w14:paraId="5D9302DC" w14:textId="77777777" w:rsidR="00267805" w:rsidRPr="00DF25CA" w:rsidRDefault="00267805" w:rsidP="00267805">
      <w:pPr>
        <w:ind w:right="-46"/>
        <w:jc w:val="both"/>
        <w:rPr>
          <w:rFonts w:ascii="Arial Narrow" w:hAnsi="Arial Narrow" w:cs="Arial"/>
        </w:rPr>
      </w:pPr>
    </w:p>
    <w:p w14:paraId="6BE189CF" w14:textId="77777777" w:rsidR="00267805" w:rsidRPr="00DF25CA" w:rsidRDefault="00267805" w:rsidP="00267805">
      <w:pPr>
        <w:ind w:right="-46"/>
        <w:jc w:val="both"/>
        <w:rPr>
          <w:rFonts w:ascii="Arial Narrow" w:hAnsi="Arial Narrow" w:cs="Arial"/>
        </w:rPr>
      </w:pPr>
      <w:r w:rsidRPr="00DF25CA">
        <w:rPr>
          <w:rFonts w:ascii="Arial Narrow" w:hAnsi="Arial Narrow" w:cs="Arial"/>
        </w:rPr>
        <w:t xml:space="preserve">One of the most famous project management tools used to evaluate the situation of the solution is the SWOT diagram. This analysis tool defines the solution situation regarding solutions’ internal attributes (Strengths and Weaknesses) and external world (Opportunities and Threads). As shown in the section </w:t>
      </w:r>
      <w:r w:rsidRPr="00DF25CA">
        <w:rPr>
          <w:rFonts w:ascii="Arial Narrow" w:hAnsi="Arial Narrow" w:cs="Arial"/>
        </w:rPr>
        <w:lastRenderedPageBreak/>
        <w:t>below, this SWOT analysis generates a general overview on the solution regarding its real situation, and facing it to not only its capacities, but also to regarding external factors.</w:t>
      </w:r>
    </w:p>
    <w:p w14:paraId="4670CCE0" w14:textId="77777777" w:rsidR="00267805" w:rsidRPr="00DF25CA" w:rsidRDefault="00267805" w:rsidP="00267805">
      <w:pPr>
        <w:ind w:right="-46"/>
        <w:jc w:val="both"/>
        <w:rPr>
          <w:rFonts w:ascii="Arial Narrow" w:hAnsi="Arial Narrow" w:cs="Arial"/>
        </w:rPr>
      </w:pPr>
    </w:p>
    <w:p w14:paraId="70707ED2" w14:textId="77777777" w:rsidR="00267805" w:rsidRPr="00DF25CA" w:rsidRDefault="00267805" w:rsidP="00267805">
      <w:pPr>
        <w:ind w:right="-46"/>
        <w:jc w:val="both"/>
        <w:rPr>
          <w:rFonts w:ascii="Arial Narrow" w:hAnsi="Arial Narrow" w:cs="Arial"/>
        </w:rPr>
      </w:pPr>
    </w:p>
    <w:p w14:paraId="26BE2924" w14:textId="77777777" w:rsidR="00267805" w:rsidRPr="00DF25CA" w:rsidRDefault="00267805" w:rsidP="00267805">
      <w:pPr>
        <w:pStyle w:val="Heading2"/>
        <w:numPr>
          <w:ilvl w:val="1"/>
          <w:numId w:val="12"/>
        </w:numPr>
        <w:rPr>
          <w:rFonts w:ascii="Arial Narrow" w:hAnsi="Arial Narrow"/>
        </w:rPr>
      </w:pPr>
      <w:r w:rsidRPr="00DF25CA">
        <w:rPr>
          <w:rFonts w:ascii="Arial Narrow" w:hAnsi="Arial Narrow"/>
        </w:rPr>
        <w:t>SWOT</w:t>
      </w:r>
    </w:p>
    <w:p w14:paraId="683CFE73" w14:textId="77777777" w:rsidR="00267805" w:rsidRPr="00DF25CA" w:rsidRDefault="00267805" w:rsidP="00267805">
      <w:r w:rsidRPr="00DF25CA">
        <w:rPr>
          <w:noProof/>
        </w:rPr>
        <w:drawing>
          <wp:anchor distT="0" distB="0" distL="114300" distR="114300" simplePos="0" relativeHeight="251682816" behindDoc="1" locked="0" layoutInCell="1" allowOverlap="1" wp14:anchorId="692F58A1" wp14:editId="5867FBFE">
            <wp:simplePos x="0" y="0"/>
            <wp:positionH relativeFrom="column">
              <wp:posOffset>-171450</wp:posOffset>
            </wp:positionH>
            <wp:positionV relativeFrom="paragraph">
              <wp:posOffset>179705</wp:posOffset>
            </wp:positionV>
            <wp:extent cx="3407410" cy="4210050"/>
            <wp:effectExtent l="0" t="0" r="0" b="6350"/>
            <wp:wrapTight wrapText="bothSides">
              <wp:wrapPolygon edited="0">
                <wp:start x="0" y="0"/>
                <wp:lineTo x="0" y="21567"/>
                <wp:lineTo x="21495" y="21567"/>
                <wp:lineTo x="21495" y="0"/>
                <wp:lineTo x="0" y="0"/>
              </wp:wrapPolygon>
            </wp:wrapTight>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rotWithShape="1">
                    <a:blip r:embed="rId40" cstate="print">
                      <a:extLst>
                        <a:ext uri="{28A0092B-C50C-407E-A947-70E740481C1C}">
                          <a14:useLocalDpi xmlns:a14="http://schemas.microsoft.com/office/drawing/2010/main" val="0"/>
                        </a:ext>
                      </a:extLst>
                    </a:blip>
                    <a:srcRect t="18021" b="12499"/>
                    <a:stretch/>
                  </pic:blipFill>
                  <pic:spPr bwMode="auto">
                    <a:xfrm>
                      <a:off x="0" y="0"/>
                      <a:ext cx="3407410" cy="4210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FA80B6" w14:textId="77777777" w:rsidR="00267805" w:rsidRPr="00DF25CA" w:rsidRDefault="00267805" w:rsidP="00267805">
      <w:pPr>
        <w:keepNext/>
      </w:pPr>
    </w:p>
    <w:p w14:paraId="53286E0E" w14:textId="77777777" w:rsidR="00267805" w:rsidRPr="00DF25CA" w:rsidRDefault="00267805" w:rsidP="00267805">
      <w:pPr>
        <w:ind w:right="-46"/>
        <w:jc w:val="both"/>
        <w:rPr>
          <w:rFonts w:ascii="Arial Narrow" w:hAnsi="Arial Narrow" w:cs="Arial"/>
        </w:rPr>
      </w:pPr>
    </w:p>
    <w:p w14:paraId="5112E1CE" w14:textId="77777777" w:rsidR="00267805" w:rsidRPr="00DF25CA" w:rsidRDefault="00267805" w:rsidP="00267805">
      <w:pPr>
        <w:ind w:right="-46"/>
        <w:jc w:val="both"/>
        <w:rPr>
          <w:rFonts w:ascii="Arial Narrow" w:hAnsi="Arial Narrow" w:cs="Arial"/>
        </w:rPr>
      </w:pPr>
      <w:r w:rsidRPr="00DF25CA">
        <w:rPr>
          <w:rFonts w:ascii="Arial Narrow" w:hAnsi="Arial Narrow" w:cs="Arial"/>
        </w:rPr>
        <w:t>As can be seen on the figure, the main strengths of the project go around its simplicity for interpretation and implementation, as it uses typically recorded variables in ORs. It also discusses opportunities in the sense that, even though it is still restricted to a small demographic group and only useful to predict LoC as discusses in Section 8.2 Limitations, the model is potentially integrable with other predictors inside an OR.</w:t>
      </w:r>
    </w:p>
    <w:p w14:paraId="5C6D8A0E" w14:textId="77777777" w:rsidR="00267805" w:rsidRPr="00DF25CA" w:rsidRDefault="00267805" w:rsidP="00267805">
      <w:pPr>
        <w:ind w:right="-46"/>
        <w:jc w:val="both"/>
        <w:rPr>
          <w:rFonts w:ascii="Arial Narrow" w:hAnsi="Arial Narrow" w:cs="Arial"/>
        </w:rPr>
      </w:pPr>
    </w:p>
    <w:p w14:paraId="71561C57" w14:textId="77777777" w:rsidR="00267805" w:rsidRPr="00DF25CA" w:rsidRDefault="00267805" w:rsidP="00267805">
      <w:pPr>
        <w:ind w:right="-46"/>
        <w:jc w:val="both"/>
        <w:rPr>
          <w:rFonts w:ascii="Arial Narrow" w:hAnsi="Arial Narrow" w:cs="Arial"/>
        </w:rPr>
      </w:pPr>
      <w:r w:rsidRPr="00DF25CA">
        <w:rPr>
          <w:rFonts w:ascii="Arial Narrow" w:hAnsi="Arial Narrow" w:cs="Arial"/>
        </w:rPr>
        <w:t>Finally, external threads such as professionals’ reluctance to incorporate predictive algorithms to aid in clinical decisions are a barrier for the model incorporation to the clinical environment. Another huge thread is the fact that even though needed variables are always recorded in almost every intervention, data format and handling is usually different for most monitoring commercial systems, and integration is not that easy</w:t>
      </w:r>
    </w:p>
    <w:p w14:paraId="0F8A2CF8" w14:textId="77777777" w:rsidR="00267805" w:rsidRPr="00DF25CA" w:rsidRDefault="00267805" w:rsidP="00267805">
      <w:pPr>
        <w:pStyle w:val="Caption"/>
      </w:pPr>
      <w:r w:rsidRPr="00DF25CA">
        <w:t xml:space="preserve">Figure </w:t>
      </w:r>
      <w:r w:rsidRPr="00DF25CA">
        <w:fldChar w:fldCharType="begin"/>
      </w:r>
      <w:r w:rsidRPr="00DF25CA">
        <w:instrText xml:space="preserve"> SEQ Figure \* ARABIC </w:instrText>
      </w:r>
      <w:r w:rsidRPr="00DF25CA">
        <w:fldChar w:fldCharType="separate"/>
      </w:r>
      <w:r>
        <w:rPr>
          <w:noProof/>
        </w:rPr>
        <w:t>20</w:t>
      </w:r>
      <w:r w:rsidRPr="00DF25CA">
        <w:fldChar w:fldCharType="end"/>
      </w:r>
      <w:r w:rsidRPr="00DF25CA">
        <w:t>: SWOT Analysis</w:t>
      </w:r>
    </w:p>
    <w:p w14:paraId="42EBE735" w14:textId="77777777" w:rsidR="00267805" w:rsidRPr="00DF25CA" w:rsidRDefault="00267805" w:rsidP="00267805"/>
    <w:p w14:paraId="6F11B02C" w14:textId="77777777" w:rsidR="00267805" w:rsidRPr="00DF25CA" w:rsidRDefault="00267805" w:rsidP="00267805"/>
    <w:p w14:paraId="14A0729C" w14:textId="77777777" w:rsidR="00267805" w:rsidRPr="00DF25CA" w:rsidRDefault="00267805" w:rsidP="00267805">
      <w:pPr>
        <w:pStyle w:val="Heading1"/>
        <w:numPr>
          <w:ilvl w:val="0"/>
          <w:numId w:val="12"/>
        </w:numPr>
      </w:pPr>
      <w:bookmarkStart w:id="393" w:name="_Toc93057784"/>
      <w:r w:rsidRPr="00DF25CA">
        <w:t>Economic viability</w:t>
      </w:r>
      <w:bookmarkEnd w:id="393"/>
    </w:p>
    <w:p w14:paraId="6A59906E" w14:textId="77777777" w:rsidR="00267805" w:rsidRPr="00DF25CA" w:rsidRDefault="00267805" w:rsidP="00267805">
      <w:pPr>
        <w:jc w:val="both"/>
        <w:rPr>
          <w:rFonts w:ascii="Arial Narrow" w:hAnsi="Arial Narrow" w:cs="Arial"/>
        </w:rPr>
      </w:pPr>
    </w:p>
    <w:p w14:paraId="0906A9ED" w14:textId="77777777" w:rsidR="00267805" w:rsidRPr="00DF25CA" w:rsidRDefault="00267805" w:rsidP="00267805">
      <w:pPr>
        <w:jc w:val="both"/>
        <w:rPr>
          <w:rFonts w:ascii="Arial Narrow" w:hAnsi="Arial Narrow" w:cs="Arial"/>
        </w:rPr>
      </w:pPr>
      <w:r w:rsidRPr="00DF25CA">
        <w:rPr>
          <w:rFonts w:ascii="Arial Narrow" w:hAnsi="Arial Narrow" w:cs="Arial"/>
        </w:rPr>
        <w:t xml:space="preserve">In order to correctly manage a project, economic studies of the costs must be performed, as usually a pre-defined budget and an idea is all we have, and it is crucial to delimit the project to an extent we can economically assume to avoiding the undesired scenario of having to stop the project before it end. </w:t>
      </w:r>
    </w:p>
    <w:p w14:paraId="5FB19408" w14:textId="77777777" w:rsidR="00267805" w:rsidRPr="00DF25CA" w:rsidRDefault="00267805" w:rsidP="00267805">
      <w:pPr>
        <w:jc w:val="both"/>
        <w:rPr>
          <w:rFonts w:ascii="Arial Narrow" w:hAnsi="Arial Narrow" w:cs="Arial"/>
        </w:rPr>
      </w:pPr>
    </w:p>
    <w:p w14:paraId="3A88D3D1" w14:textId="77777777" w:rsidR="00267805" w:rsidRPr="00DF25CA" w:rsidRDefault="00267805" w:rsidP="00267805">
      <w:pPr>
        <w:jc w:val="both"/>
        <w:rPr>
          <w:rFonts w:ascii="Arial Narrow" w:hAnsi="Arial Narrow" w:cs="Arial"/>
        </w:rPr>
      </w:pPr>
      <w:r w:rsidRPr="00DF25CA">
        <w:rPr>
          <w:rFonts w:ascii="Arial Narrow" w:hAnsi="Arial Narrow" w:cs="Arial"/>
        </w:rPr>
        <w:t>Regarding the Economical point of view, the project has three different types of expenses. First of all the Hardware expenses, which include all the material needed to analyse the data and do the project. In here, none of the expenses derived from data acquisition like the OR, human resources from healthcare professionals, monitoring systems and sensors etc. have been taken into consideration because these are expenses the hospital would have independently of the realisation of this project.</w:t>
      </w:r>
    </w:p>
    <w:p w14:paraId="2E32DBC2" w14:textId="77777777" w:rsidR="00267805" w:rsidRPr="00DF25CA" w:rsidRDefault="00267805" w:rsidP="00267805">
      <w:pPr>
        <w:ind w:right="-46"/>
        <w:jc w:val="center"/>
        <w:rPr>
          <w:rFonts w:ascii="Arial Narrow" w:hAnsi="Arial Narrow" w:cs="Arial"/>
        </w:rPr>
      </w:pPr>
    </w:p>
    <w:p w14:paraId="70256B5A" w14:textId="77777777" w:rsidR="00267805" w:rsidRPr="00DF25CA" w:rsidRDefault="00267805" w:rsidP="00267805">
      <w:pPr>
        <w:pStyle w:val="Caption"/>
        <w:keepNext/>
      </w:pPr>
      <w:r w:rsidRPr="00DF25CA">
        <w:lastRenderedPageBreak/>
        <w:t xml:space="preserve">Table </w:t>
      </w:r>
      <w:r>
        <w:fldChar w:fldCharType="begin"/>
      </w:r>
      <w:r>
        <w:instrText xml:space="preserve"> SEQ Table \* ARABIC </w:instrText>
      </w:r>
      <w:r>
        <w:fldChar w:fldCharType="separate"/>
      </w:r>
      <w:r>
        <w:rPr>
          <w:noProof/>
        </w:rPr>
        <w:t>7</w:t>
      </w:r>
      <w:r>
        <w:fldChar w:fldCharType="end"/>
      </w:r>
      <w:r w:rsidRPr="00DF25CA">
        <w:t>: Hardware Budget</w:t>
      </w:r>
    </w:p>
    <w:tbl>
      <w:tblPr>
        <w:tblStyle w:val="TableGrid"/>
        <w:tblpPr w:leftFromText="180" w:rightFromText="180" w:vertAnchor="text" w:horzAnchor="margin" w:tblpY="132"/>
        <w:tblW w:w="4253" w:type="dxa"/>
        <w:tblLook w:val="04A0" w:firstRow="1" w:lastRow="0" w:firstColumn="1" w:lastColumn="0" w:noHBand="0" w:noVBand="1"/>
      </w:tblPr>
      <w:tblGrid>
        <w:gridCol w:w="2410"/>
        <w:gridCol w:w="1843"/>
      </w:tblGrid>
      <w:tr w:rsidR="00267805" w:rsidRPr="00DF25CA" w14:paraId="008710DE" w14:textId="77777777" w:rsidTr="002B7376">
        <w:trPr>
          <w:trHeight w:val="330"/>
        </w:trPr>
        <w:tc>
          <w:tcPr>
            <w:tcW w:w="2410" w:type="dxa"/>
            <w:tcBorders>
              <w:top w:val="nil"/>
              <w:left w:val="nil"/>
              <w:bottom w:val="nil"/>
            </w:tcBorders>
          </w:tcPr>
          <w:p w14:paraId="66945FA4" w14:textId="77777777" w:rsidR="00267805" w:rsidRPr="00DF25CA" w:rsidRDefault="00267805" w:rsidP="002B7376">
            <w:pPr>
              <w:ind w:right="-46"/>
              <w:jc w:val="center"/>
              <w:rPr>
                <w:rFonts w:ascii="Arial Narrow" w:hAnsi="Arial Narrow" w:cs="Arial"/>
              </w:rPr>
            </w:pPr>
          </w:p>
        </w:tc>
        <w:tc>
          <w:tcPr>
            <w:tcW w:w="1843" w:type="dxa"/>
            <w:shd w:val="clear" w:color="auto" w:fill="4472C4" w:themeFill="accent1"/>
          </w:tcPr>
          <w:p w14:paraId="652611D5" w14:textId="77777777" w:rsidR="00267805" w:rsidRPr="00DF25CA" w:rsidRDefault="00267805" w:rsidP="002B7376">
            <w:pPr>
              <w:ind w:right="-46"/>
              <w:jc w:val="center"/>
              <w:rPr>
                <w:rFonts w:ascii="Arial Narrow" w:hAnsi="Arial Narrow" w:cs="Arial"/>
              </w:rPr>
            </w:pPr>
            <w:r w:rsidRPr="00DF25CA">
              <w:rPr>
                <w:rFonts w:ascii="Arial Narrow" w:hAnsi="Arial Narrow" w:cs="Arial"/>
              </w:rPr>
              <w:t>Hardware</w:t>
            </w:r>
          </w:p>
        </w:tc>
      </w:tr>
      <w:tr w:rsidR="00267805" w:rsidRPr="00DF25CA" w14:paraId="4F1FE517" w14:textId="77777777" w:rsidTr="002B7376">
        <w:trPr>
          <w:trHeight w:val="314"/>
        </w:trPr>
        <w:tc>
          <w:tcPr>
            <w:tcW w:w="2410" w:type="dxa"/>
            <w:tcBorders>
              <w:top w:val="nil"/>
              <w:left w:val="nil"/>
            </w:tcBorders>
          </w:tcPr>
          <w:p w14:paraId="589ECB1F" w14:textId="77777777" w:rsidR="00267805" w:rsidRPr="00DF25CA" w:rsidRDefault="00267805" w:rsidP="002B7376">
            <w:pPr>
              <w:ind w:right="-46"/>
              <w:jc w:val="center"/>
              <w:rPr>
                <w:rFonts w:ascii="Arial Narrow" w:hAnsi="Arial Narrow" w:cs="Arial"/>
              </w:rPr>
            </w:pPr>
          </w:p>
        </w:tc>
        <w:tc>
          <w:tcPr>
            <w:tcW w:w="1843" w:type="dxa"/>
            <w:shd w:val="clear" w:color="auto" w:fill="8EAADB" w:themeFill="accent1" w:themeFillTint="99"/>
          </w:tcPr>
          <w:p w14:paraId="5EE34020" w14:textId="77777777" w:rsidR="00267805" w:rsidRPr="00DF25CA" w:rsidRDefault="00267805" w:rsidP="002B7376">
            <w:pPr>
              <w:ind w:right="-46"/>
              <w:jc w:val="center"/>
              <w:rPr>
                <w:rFonts w:ascii="Arial Narrow" w:hAnsi="Arial Narrow" w:cs="Arial"/>
              </w:rPr>
            </w:pPr>
            <w:r w:rsidRPr="00DF25CA">
              <w:rPr>
                <w:rFonts w:ascii="Arial Narrow" w:hAnsi="Arial Narrow" w:cs="Arial"/>
              </w:rPr>
              <w:t>Cost (€)</w:t>
            </w:r>
          </w:p>
        </w:tc>
      </w:tr>
      <w:tr w:rsidR="00267805" w:rsidRPr="00DF25CA" w14:paraId="71A91DE8" w14:textId="77777777" w:rsidTr="002B7376">
        <w:trPr>
          <w:trHeight w:val="330"/>
        </w:trPr>
        <w:tc>
          <w:tcPr>
            <w:tcW w:w="2410" w:type="dxa"/>
            <w:shd w:val="clear" w:color="auto" w:fill="8EAADB" w:themeFill="accent1" w:themeFillTint="99"/>
          </w:tcPr>
          <w:p w14:paraId="15A4788D" w14:textId="77777777" w:rsidR="00267805" w:rsidRPr="00DF25CA" w:rsidRDefault="00267805" w:rsidP="002B7376">
            <w:pPr>
              <w:ind w:right="-46"/>
              <w:jc w:val="center"/>
              <w:rPr>
                <w:rFonts w:ascii="Arial Narrow" w:hAnsi="Arial Narrow" w:cs="Arial"/>
              </w:rPr>
            </w:pPr>
            <w:r w:rsidRPr="00DF25CA">
              <w:rPr>
                <w:rFonts w:ascii="Arial Narrow" w:hAnsi="Arial Narrow" w:cs="Arial"/>
              </w:rPr>
              <w:t>MacBook Air Computer</w:t>
            </w:r>
          </w:p>
        </w:tc>
        <w:tc>
          <w:tcPr>
            <w:tcW w:w="1843" w:type="dxa"/>
          </w:tcPr>
          <w:p w14:paraId="61B180DA" w14:textId="77777777" w:rsidR="00267805" w:rsidRPr="00DF25CA" w:rsidRDefault="00267805" w:rsidP="002B7376">
            <w:pPr>
              <w:ind w:right="-46"/>
              <w:jc w:val="center"/>
              <w:rPr>
                <w:rFonts w:ascii="Arial Narrow" w:hAnsi="Arial Narrow" w:cs="Arial"/>
              </w:rPr>
            </w:pPr>
            <w:r w:rsidRPr="00DF25CA">
              <w:rPr>
                <w:rFonts w:ascii="Arial Narrow" w:hAnsi="Arial Narrow" w:cs="Arial"/>
              </w:rPr>
              <w:t>1130</w:t>
            </w:r>
          </w:p>
        </w:tc>
      </w:tr>
      <w:tr w:rsidR="00267805" w:rsidRPr="00DF25CA" w14:paraId="73D21FE8" w14:textId="77777777" w:rsidTr="002B7376">
        <w:trPr>
          <w:trHeight w:val="314"/>
        </w:trPr>
        <w:tc>
          <w:tcPr>
            <w:tcW w:w="2410" w:type="dxa"/>
            <w:shd w:val="clear" w:color="auto" w:fill="8EAADB" w:themeFill="accent1" w:themeFillTint="99"/>
          </w:tcPr>
          <w:p w14:paraId="7FED5100" w14:textId="77777777" w:rsidR="00267805" w:rsidRPr="00DF25CA" w:rsidRDefault="00267805" w:rsidP="002B7376">
            <w:pPr>
              <w:ind w:right="-46"/>
              <w:jc w:val="center"/>
              <w:rPr>
                <w:rFonts w:ascii="Arial Narrow" w:hAnsi="Arial Narrow" w:cs="Arial"/>
              </w:rPr>
            </w:pPr>
            <w:r w:rsidRPr="00DF25CA">
              <w:rPr>
                <w:rFonts w:ascii="Arial Narrow" w:hAnsi="Arial Narrow" w:cs="Arial"/>
              </w:rPr>
              <w:t>Data acquisition</w:t>
            </w:r>
          </w:p>
        </w:tc>
        <w:tc>
          <w:tcPr>
            <w:tcW w:w="1843" w:type="dxa"/>
          </w:tcPr>
          <w:p w14:paraId="4E4979CA" w14:textId="77777777" w:rsidR="00267805" w:rsidRPr="00DF25CA" w:rsidRDefault="00267805" w:rsidP="002B7376">
            <w:pPr>
              <w:ind w:right="-46"/>
              <w:jc w:val="center"/>
              <w:rPr>
                <w:rFonts w:ascii="Arial Narrow" w:hAnsi="Arial Narrow" w:cs="Arial"/>
              </w:rPr>
            </w:pPr>
            <w:r w:rsidRPr="00DF25CA">
              <w:rPr>
                <w:rFonts w:ascii="Arial Narrow" w:hAnsi="Arial Narrow" w:cs="Arial"/>
              </w:rPr>
              <w:t>0</w:t>
            </w:r>
          </w:p>
        </w:tc>
      </w:tr>
      <w:tr w:rsidR="00267805" w:rsidRPr="00DF25CA" w14:paraId="1295C817" w14:textId="77777777" w:rsidTr="002B7376">
        <w:trPr>
          <w:trHeight w:val="330"/>
        </w:trPr>
        <w:tc>
          <w:tcPr>
            <w:tcW w:w="2410" w:type="dxa"/>
            <w:tcBorders>
              <w:left w:val="nil"/>
              <w:bottom w:val="nil"/>
            </w:tcBorders>
            <w:shd w:val="clear" w:color="auto" w:fill="FFFFFF" w:themeFill="background1"/>
          </w:tcPr>
          <w:p w14:paraId="5F1F0C34" w14:textId="77777777" w:rsidR="00267805" w:rsidRPr="00DF25CA" w:rsidRDefault="00267805" w:rsidP="002B7376">
            <w:pPr>
              <w:ind w:right="-46"/>
              <w:jc w:val="center"/>
              <w:rPr>
                <w:rFonts w:ascii="Arial Narrow" w:hAnsi="Arial Narrow" w:cs="Arial"/>
              </w:rPr>
            </w:pPr>
          </w:p>
        </w:tc>
        <w:tc>
          <w:tcPr>
            <w:tcW w:w="1843" w:type="dxa"/>
          </w:tcPr>
          <w:p w14:paraId="452409B9" w14:textId="77777777" w:rsidR="00267805" w:rsidRPr="00DF25CA" w:rsidRDefault="00267805" w:rsidP="002B7376">
            <w:pPr>
              <w:ind w:right="-46"/>
              <w:jc w:val="center"/>
              <w:rPr>
                <w:rFonts w:ascii="Arial Narrow" w:hAnsi="Arial Narrow" w:cs="Arial"/>
              </w:rPr>
            </w:pPr>
            <w:r w:rsidRPr="00DF25CA">
              <w:rPr>
                <w:rFonts w:ascii="Arial Narrow" w:hAnsi="Arial Narrow" w:cs="Arial"/>
              </w:rPr>
              <w:t>1130</w:t>
            </w:r>
          </w:p>
        </w:tc>
      </w:tr>
    </w:tbl>
    <w:p w14:paraId="1729D195" w14:textId="77777777" w:rsidR="00267805" w:rsidRPr="00DF25CA" w:rsidRDefault="00267805" w:rsidP="00267805">
      <w:pPr>
        <w:ind w:right="-46"/>
        <w:jc w:val="center"/>
        <w:rPr>
          <w:rFonts w:ascii="Arial Narrow" w:hAnsi="Arial Narrow" w:cs="Arial"/>
        </w:rPr>
      </w:pPr>
    </w:p>
    <w:p w14:paraId="3A59EF96" w14:textId="77777777" w:rsidR="00267805" w:rsidRPr="00DF25CA" w:rsidRDefault="00267805" w:rsidP="00267805">
      <w:pPr>
        <w:ind w:right="-46"/>
        <w:jc w:val="center"/>
        <w:rPr>
          <w:rFonts w:ascii="Arial Narrow" w:hAnsi="Arial Narrow" w:cs="Arial"/>
        </w:rPr>
      </w:pPr>
    </w:p>
    <w:p w14:paraId="274918A6" w14:textId="77777777" w:rsidR="00267805" w:rsidRPr="00DF25CA" w:rsidRDefault="00267805" w:rsidP="00267805">
      <w:pPr>
        <w:ind w:right="-46"/>
        <w:jc w:val="center"/>
        <w:rPr>
          <w:rFonts w:ascii="Arial Narrow" w:hAnsi="Arial Narrow" w:cs="Arial"/>
        </w:rPr>
      </w:pPr>
    </w:p>
    <w:p w14:paraId="3A4352E6" w14:textId="77777777" w:rsidR="00267805" w:rsidRPr="00DF25CA" w:rsidRDefault="00267805" w:rsidP="00267805">
      <w:pPr>
        <w:jc w:val="both"/>
        <w:rPr>
          <w:rFonts w:ascii="Arial Narrow" w:hAnsi="Arial Narrow" w:cs="Arial"/>
        </w:rPr>
      </w:pPr>
    </w:p>
    <w:p w14:paraId="43D01D0B" w14:textId="77777777" w:rsidR="00267805" w:rsidRPr="00DF25CA" w:rsidRDefault="00267805" w:rsidP="00267805">
      <w:pPr>
        <w:ind w:right="-46"/>
        <w:jc w:val="both"/>
        <w:rPr>
          <w:rFonts w:ascii="Arial Narrow" w:hAnsi="Arial Narrow" w:cs="Arial"/>
        </w:rPr>
      </w:pPr>
      <w:r w:rsidRPr="00DF25CA">
        <w:rPr>
          <w:rFonts w:ascii="Arial Narrow" w:hAnsi="Arial Narrow" w:cs="Arial"/>
        </w:rPr>
        <w:t>On the other hand, all the software machinery used to do the project is either of open source, or free to use, with the great exception of a diagram web service called Canva, which has a price of 110 euros per year as shown in the Table below.</w:t>
      </w:r>
    </w:p>
    <w:p w14:paraId="21F70085" w14:textId="77777777" w:rsidR="00267805" w:rsidRPr="00DF25CA" w:rsidRDefault="00267805" w:rsidP="00267805">
      <w:pPr>
        <w:ind w:right="-46"/>
        <w:rPr>
          <w:rFonts w:ascii="Arial Narrow" w:hAnsi="Arial Narrow" w:cs="Arial"/>
        </w:rPr>
      </w:pPr>
    </w:p>
    <w:p w14:paraId="1BDBB9C6" w14:textId="77777777" w:rsidR="00267805" w:rsidRPr="00DF25CA" w:rsidRDefault="00267805" w:rsidP="00267805">
      <w:pPr>
        <w:pStyle w:val="Caption"/>
        <w:keepNext/>
      </w:pPr>
      <w:r w:rsidRPr="00DF25CA">
        <w:t xml:space="preserve">Table </w:t>
      </w:r>
      <w:r>
        <w:fldChar w:fldCharType="begin"/>
      </w:r>
      <w:r>
        <w:instrText xml:space="preserve"> SEQ Table \* ARABIC </w:instrText>
      </w:r>
      <w:r>
        <w:fldChar w:fldCharType="separate"/>
      </w:r>
      <w:r>
        <w:rPr>
          <w:noProof/>
        </w:rPr>
        <w:t>8</w:t>
      </w:r>
      <w:r>
        <w:fldChar w:fldCharType="end"/>
      </w:r>
      <w:r w:rsidRPr="00DF25CA">
        <w:t>: Software Budget</w:t>
      </w:r>
    </w:p>
    <w:tbl>
      <w:tblPr>
        <w:tblStyle w:val="TableGrid"/>
        <w:tblW w:w="4820" w:type="dxa"/>
        <w:tblLook w:val="04A0" w:firstRow="1" w:lastRow="0" w:firstColumn="1" w:lastColumn="0" w:noHBand="0" w:noVBand="1"/>
      </w:tblPr>
      <w:tblGrid>
        <w:gridCol w:w="2835"/>
        <w:gridCol w:w="1985"/>
      </w:tblGrid>
      <w:tr w:rsidR="00267805" w:rsidRPr="00DF25CA" w14:paraId="75933D73" w14:textId="77777777" w:rsidTr="002B7376">
        <w:trPr>
          <w:trHeight w:val="280"/>
        </w:trPr>
        <w:tc>
          <w:tcPr>
            <w:tcW w:w="2835" w:type="dxa"/>
            <w:tcBorders>
              <w:top w:val="nil"/>
              <w:left w:val="nil"/>
              <w:bottom w:val="nil"/>
            </w:tcBorders>
          </w:tcPr>
          <w:p w14:paraId="57729108" w14:textId="77777777" w:rsidR="00267805" w:rsidRPr="00DF25CA" w:rsidRDefault="00267805" w:rsidP="002B7376">
            <w:pPr>
              <w:ind w:right="-46"/>
              <w:jc w:val="center"/>
              <w:rPr>
                <w:rFonts w:ascii="Arial Narrow" w:hAnsi="Arial Narrow" w:cs="Arial"/>
              </w:rPr>
            </w:pPr>
          </w:p>
        </w:tc>
        <w:tc>
          <w:tcPr>
            <w:tcW w:w="1985" w:type="dxa"/>
            <w:shd w:val="clear" w:color="auto" w:fill="4472C4" w:themeFill="accent1"/>
          </w:tcPr>
          <w:p w14:paraId="6132D145" w14:textId="77777777" w:rsidR="00267805" w:rsidRPr="00DF25CA" w:rsidRDefault="00267805" w:rsidP="002B7376">
            <w:pPr>
              <w:ind w:right="-46"/>
              <w:jc w:val="center"/>
              <w:rPr>
                <w:rFonts w:ascii="Arial Narrow" w:hAnsi="Arial Narrow" w:cs="Arial"/>
              </w:rPr>
            </w:pPr>
            <w:r w:rsidRPr="00DF25CA">
              <w:rPr>
                <w:rFonts w:ascii="Arial Narrow" w:hAnsi="Arial Narrow" w:cs="Arial"/>
              </w:rPr>
              <w:t>Software</w:t>
            </w:r>
          </w:p>
        </w:tc>
      </w:tr>
      <w:tr w:rsidR="00267805" w:rsidRPr="00DF25CA" w14:paraId="0424D65F" w14:textId="77777777" w:rsidTr="002B7376">
        <w:trPr>
          <w:trHeight w:val="280"/>
        </w:trPr>
        <w:tc>
          <w:tcPr>
            <w:tcW w:w="2835" w:type="dxa"/>
            <w:tcBorders>
              <w:top w:val="nil"/>
              <w:left w:val="nil"/>
            </w:tcBorders>
          </w:tcPr>
          <w:p w14:paraId="2CA94882" w14:textId="77777777" w:rsidR="00267805" w:rsidRPr="00DF25CA" w:rsidRDefault="00267805" w:rsidP="002B7376">
            <w:pPr>
              <w:ind w:right="-46"/>
              <w:jc w:val="center"/>
              <w:rPr>
                <w:rFonts w:ascii="Arial Narrow" w:hAnsi="Arial Narrow" w:cs="Arial"/>
              </w:rPr>
            </w:pPr>
          </w:p>
        </w:tc>
        <w:tc>
          <w:tcPr>
            <w:tcW w:w="1985" w:type="dxa"/>
            <w:shd w:val="clear" w:color="auto" w:fill="8EAADB" w:themeFill="accent1" w:themeFillTint="99"/>
          </w:tcPr>
          <w:p w14:paraId="754F7412" w14:textId="77777777" w:rsidR="00267805" w:rsidRPr="00DF25CA" w:rsidRDefault="00267805" w:rsidP="002B7376">
            <w:pPr>
              <w:ind w:right="-46"/>
              <w:jc w:val="center"/>
              <w:rPr>
                <w:rFonts w:ascii="Arial Narrow" w:hAnsi="Arial Narrow" w:cs="Arial"/>
              </w:rPr>
            </w:pPr>
            <w:r w:rsidRPr="00DF25CA">
              <w:rPr>
                <w:rFonts w:ascii="Arial Narrow" w:hAnsi="Arial Narrow" w:cs="Arial"/>
              </w:rPr>
              <w:t>Cost</w:t>
            </w:r>
          </w:p>
        </w:tc>
      </w:tr>
      <w:tr w:rsidR="00267805" w:rsidRPr="00DF25CA" w14:paraId="65532014" w14:textId="77777777" w:rsidTr="002B7376">
        <w:trPr>
          <w:trHeight w:val="294"/>
        </w:trPr>
        <w:tc>
          <w:tcPr>
            <w:tcW w:w="2835" w:type="dxa"/>
            <w:shd w:val="clear" w:color="auto" w:fill="8EAADB" w:themeFill="accent1" w:themeFillTint="99"/>
          </w:tcPr>
          <w:p w14:paraId="1440A97F" w14:textId="77777777" w:rsidR="00267805" w:rsidRPr="00DF25CA" w:rsidRDefault="00267805" w:rsidP="002B7376">
            <w:pPr>
              <w:ind w:right="-46"/>
              <w:jc w:val="center"/>
              <w:rPr>
                <w:rFonts w:ascii="Arial Narrow" w:hAnsi="Arial Narrow" w:cs="Arial"/>
              </w:rPr>
            </w:pPr>
            <w:r w:rsidRPr="00DF25CA">
              <w:rPr>
                <w:rFonts w:ascii="Arial Narrow" w:hAnsi="Arial Narrow" w:cs="Arial"/>
              </w:rPr>
              <w:t>Python Programming</w:t>
            </w:r>
          </w:p>
        </w:tc>
        <w:tc>
          <w:tcPr>
            <w:tcW w:w="1985" w:type="dxa"/>
          </w:tcPr>
          <w:p w14:paraId="0FB31C58" w14:textId="77777777" w:rsidR="00267805" w:rsidRPr="00DF25CA" w:rsidRDefault="00267805" w:rsidP="002B7376">
            <w:pPr>
              <w:ind w:right="-46"/>
              <w:jc w:val="center"/>
              <w:rPr>
                <w:rFonts w:ascii="Arial Narrow" w:hAnsi="Arial Narrow" w:cs="Arial"/>
              </w:rPr>
            </w:pPr>
            <w:r w:rsidRPr="00DF25CA">
              <w:rPr>
                <w:rFonts w:ascii="Arial Narrow" w:hAnsi="Arial Narrow" w:cs="Arial"/>
              </w:rPr>
              <w:t>Open source</w:t>
            </w:r>
          </w:p>
        </w:tc>
      </w:tr>
      <w:tr w:rsidR="00267805" w:rsidRPr="00DF25CA" w14:paraId="240125D8" w14:textId="77777777" w:rsidTr="002B7376">
        <w:trPr>
          <w:trHeight w:val="280"/>
        </w:trPr>
        <w:tc>
          <w:tcPr>
            <w:tcW w:w="2835" w:type="dxa"/>
            <w:shd w:val="clear" w:color="auto" w:fill="8EAADB" w:themeFill="accent1" w:themeFillTint="99"/>
          </w:tcPr>
          <w:p w14:paraId="41027D60" w14:textId="77777777" w:rsidR="00267805" w:rsidRPr="00DF25CA" w:rsidRDefault="00267805" w:rsidP="002B7376">
            <w:pPr>
              <w:ind w:right="-46"/>
              <w:jc w:val="center"/>
              <w:rPr>
                <w:rFonts w:ascii="Arial Narrow" w:hAnsi="Arial Narrow" w:cs="Arial"/>
              </w:rPr>
            </w:pPr>
            <w:r w:rsidRPr="00DF25CA">
              <w:rPr>
                <w:rFonts w:ascii="Arial Narrow" w:hAnsi="Arial Narrow" w:cs="Arial"/>
              </w:rPr>
              <w:t>ML packages</w:t>
            </w:r>
          </w:p>
        </w:tc>
        <w:tc>
          <w:tcPr>
            <w:tcW w:w="1985" w:type="dxa"/>
          </w:tcPr>
          <w:p w14:paraId="1790AB1D" w14:textId="77777777" w:rsidR="00267805" w:rsidRPr="00DF25CA" w:rsidRDefault="00267805" w:rsidP="002B7376">
            <w:pPr>
              <w:ind w:right="-46"/>
              <w:jc w:val="center"/>
              <w:rPr>
                <w:rFonts w:ascii="Arial Narrow" w:hAnsi="Arial Narrow" w:cs="Arial"/>
              </w:rPr>
            </w:pPr>
            <w:r w:rsidRPr="00DF25CA">
              <w:rPr>
                <w:rFonts w:ascii="Arial Narrow" w:hAnsi="Arial Narrow" w:cs="Arial"/>
              </w:rPr>
              <w:t>Open source</w:t>
            </w:r>
          </w:p>
        </w:tc>
      </w:tr>
      <w:tr w:rsidR="00267805" w:rsidRPr="00DF25CA" w14:paraId="27B4CCAB" w14:textId="77777777" w:rsidTr="002B7376">
        <w:trPr>
          <w:trHeight w:val="280"/>
        </w:trPr>
        <w:tc>
          <w:tcPr>
            <w:tcW w:w="2835" w:type="dxa"/>
            <w:shd w:val="clear" w:color="auto" w:fill="8EAADB" w:themeFill="accent1" w:themeFillTint="99"/>
          </w:tcPr>
          <w:p w14:paraId="5B158CAF" w14:textId="77777777" w:rsidR="00267805" w:rsidRPr="00DF25CA" w:rsidRDefault="00267805" w:rsidP="002B7376">
            <w:pPr>
              <w:ind w:right="-46"/>
              <w:jc w:val="center"/>
              <w:rPr>
                <w:rFonts w:ascii="Arial Narrow" w:hAnsi="Arial Narrow" w:cs="Arial"/>
              </w:rPr>
            </w:pPr>
            <w:r w:rsidRPr="00DF25CA">
              <w:rPr>
                <w:rFonts w:ascii="Arial Narrow" w:hAnsi="Arial Narrow" w:cs="Arial"/>
              </w:rPr>
              <w:t>Canva diagram generator</w:t>
            </w:r>
          </w:p>
        </w:tc>
        <w:tc>
          <w:tcPr>
            <w:tcW w:w="1985" w:type="dxa"/>
          </w:tcPr>
          <w:p w14:paraId="64C2FEC6" w14:textId="77777777" w:rsidR="00267805" w:rsidRPr="00DF25CA" w:rsidRDefault="00267805" w:rsidP="002B7376">
            <w:pPr>
              <w:ind w:right="-46"/>
              <w:jc w:val="center"/>
              <w:rPr>
                <w:rFonts w:ascii="Arial Narrow" w:hAnsi="Arial Narrow" w:cs="Arial"/>
              </w:rPr>
            </w:pPr>
            <w:r w:rsidRPr="00DF25CA">
              <w:rPr>
                <w:rFonts w:ascii="Arial Narrow" w:hAnsi="Arial Narrow" w:cs="Arial"/>
              </w:rPr>
              <w:t>110 €/year</w:t>
            </w:r>
          </w:p>
        </w:tc>
      </w:tr>
      <w:tr w:rsidR="00267805" w:rsidRPr="00DF25CA" w14:paraId="32D9E0E2" w14:textId="77777777" w:rsidTr="002B7376">
        <w:trPr>
          <w:trHeight w:val="294"/>
        </w:trPr>
        <w:tc>
          <w:tcPr>
            <w:tcW w:w="2835" w:type="dxa"/>
            <w:tcBorders>
              <w:bottom w:val="single" w:sz="4" w:space="0" w:color="auto"/>
            </w:tcBorders>
            <w:shd w:val="clear" w:color="auto" w:fill="8EAADB" w:themeFill="accent1" w:themeFillTint="99"/>
          </w:tcPr>
          <w:p w14:paraId="5E1C94AF" w14:textId="77777777" w:rsidR="00267805" w:rsidRPr="00DF25CA" w:rsidRDefault="00267805" w:rsidP="002B7376">
            <w:pPr>
              <w:ind w:right="-46"/>
              <w:jc w:val="center"/>
              <w:rPr>
                <w:rFonts w:ascii="Arial Narrow" w:hAnsi="Arial Narrow" w:cs="Arial"/>
              </w:rPr>
            </w:pPr>
            <w:r w:rsidRPr="00DF25CA">
              <w:rPr>
                <w:rFonts w:ascii="Arial Narrow" w:hAnsi="Arial Narrow" w:cs="Arial"/>
              </w:rPr>
              <w:t>Visual Studio Code</w:t>
            </w:r>
          </w:p>
        </w:tc>
        <w:tc>
          <w:tcPr>
            <w:tcW w:w="1985" w:type="dxa"/>
          </w:tcPr>
          <w:p w14:paraId="0980F23E" w14:textId="77777777" w:rsidR="00267805" w:rsidRPr="00DF25CA" w:rsidRDefault="00267805" w:rsidP="002B7376">
            <w:pPr>
              <w:ind w:right="-46"/>
              <w:jc w:val="center"/>
              <w:rPr>
                <w:rFonts w:ascii="Arial Narrow" w:hAnsi="Arial Narrow" w:cs="Arial"/>
              </w:rPr>
            </w:pPr>
            <w:r w:rsidRPr="00DF25CA">
              <w:rPr>
                <w:rFonts w:ascii="Arial Narrow" w:hAnsi="Arial Narrow" w:cs="Arial"/>
              </w:rPr>
              <w:t>Free</w:t>
            </w:r>
          </w:p>
        </w:tc>
      </w:tr>
      <w:tr w:rsidR="00267805" w:rsidRPr="00DF25CA" w14:paraId="105D007E" w14:textId="77777777" w:rsidTr="002B7376">
        <w:trPr>
          <w:trHeight w:val="294"/>
        </w:trPr>
        <w:tc>
          <w:tcPr>
            <w:tcW w:w="2835" w:type="dxa"/>
            <w:tcBorders>
              <w:left w:val="nil"/>
              <w:bottom w:val="nil"/>
            </w:tcBorders>
            <w:shd w:val="clear" w:color="auto" w:fill="FFFFFF" w:themeFill="background1"/>
          </w:tcPr>
          <w:p w14:paraId="6B9505F5" w14:textId="77777777" w:rsidR="00267805" w:rsidRPr="00DF25CA" w:rsidRDefault="00267805" w:rsidP="002B7376">
            <w:pPr>
              <w:ind w:right="-46"/>
              <w:jc w:val="center"/>
              <w:rPr>
                <w:rFonts w:ascii="Arial Narrow" w:hAnsi="Arial Narrow" w:cs="Arial"/>
              </w:rPr>
            </w:pPr>
          </w:p>
        </w:tc>
        <w:tc>
          <w:tcPr>
            <w:tcW w:w="1985" w:type="dxa"/>
          </w:tcPr>
          <w:p w14:paraId="4F126943" w14:textId="77777777" w:rsidR="00267805" w:rsidRPr="00DF25CA" w:rsidRDefault="00267805" w:rsidP="002B7376">
            <w:pPr>
              <w:ind w:right="-46"/>
              <w:jc w:val="center"/>
              <w:rPr>
                <w:rFonts w:ascii="Arial Narrow" w:hAnsi="Arial Narrow" w:cs="Arial"/>
              </w:rPr>
            </w:pPr>
            <w:r w:rsidRPr="00DF25CA">
              <w:rPr>
                <w:rFonts w:ascii="Arial Narrow" w:hAnsi="Arial Narrow" w:cs="Arial"/>
              </w:rPr>
              <w:t>110</w:t>
            </w:r>
          </w:p>
        </w:tc>
      </w:tr>
    </w:tbl>
    <w:p w14:paraId="5AE88A62" w14:textId="77777777" w:rsidR="00267805" w:rsidRPr="00DF25CA" w:rsidRDefault="00267805" w:rsidP="00267805">
      <w:pPr>
        <w:ind w:right="-46"/>
        <w:jc w:val="center"/>
        <w:rPr>
          <w:rFonts w:ascii="Arial Narrow" w:hAnsi="Arial Narrow" w:cs="Arial"/>
        </w:rPr>
      </w:pPr>
    </w:p>
    <w:p w14:paraId="2611BCAD" w14:textId="77777777" w:rsidR="00267805" w:rsidRPr="00DF25CA" w:rsidRDefault="00267805" w:rsidP="00267805">
      <w:pPr>
        <w:ind w:right="-46"/>
        <w:rPr>
          <w:rFonts w:ascii="Arial Narrow" w:hAnsi="Arial Narrow" w:cs="Arial"/>
        </w:rPr>
      </w:pPr>
      <w:r w:rsidRPr="00DF25CA">
        <w:rPr>
          <w:rFonts w:ascii="Arial Narrow" w:hAnsi="Arial Narrow" w:cs="Arial"/>
        </w:rPr>
        <w:t>Finally, the table below is an estimation of the cost of the human resources used in the project, which is 5500 euros.</w:t>
      </w:r>
    </w:p>
    <w:p w14:paraId="118001FB" w14:textId="77777777" w:rsidR="00267805" w:rsidRPr="00DF25CA" w:rsidRDefault="00267805" w:rsidP="00267805">
      <w:pPr>
        <w:ind w:right="-46"/>
        <w:rPr>
          <w:rFonts w:ascii="Arial Narrow" w:hAnsi="Arial Narrow" w:cs="Arial"/>
        </w:rPr>
      </w:pPr>
    </w:p>
    <w:p w14:paraId="76D8B872" w14:textId="77777777" w:rsidR="00267805" w:rsidRPr="00DF25CA" w:rsidRDefault="00267805" w:rsidP="00267805">
      <w:pPr>
        <w:pStyle w:val="Caption"/>
        <w:keepNext/>
      </w:pPr>
      <w:r w:rsidRPr="00DF25CA">
        <w:t xml:space="preserve">Table </w:t>
      </w:r>
      <w:r>
        <w:fldChar w:fldCharType="begin"/>
      </w:r>
      <w:r>
        <w:instrText xml:space="preserve"> SEQ Table \* ARABIC </w:instrText>
      </w:r>
      <w:r>
        <w:fldChar w:fldCharType="separate"/>
      </w:r>
      <w:r>
        <w:rPr>
          <w:noProof/>
        </w:rPr>
        <w:t>9</w:t>
      </w:r>
      <w:r>
        <w:fldChar w:fldCharType="end"/>
      </w:r>
      <w:r w:rsidRPr="00DF25CA">
        <w:t>: Human Resources Budget.. Business cost of labour per hour has been used, instead of workers' labour per hour salary for more accurate results</w:t>
      </w:r>
    </w:p>
    <w:tbl>
      <w:tblPr>
        <w:tblStyle w:val="TableGrid"/>
        <w:tblW w:w="6839" w:type="dxa"/>
        <w:tblLayout w:type="fixed"/>
        <w:tblLook w:val="04A0" w:firstRow="1" w:lastRow="0" w:firstColumn="1" w:lastColumn="0" w:noHBand="0" w:noVBand="1"/>
      </w:tblPr>
      <w:tblGrid>
        <w:gridCol w:w="2977"/>
        <w:gridCol w:w="1269"/>
        <w:gridCol w:w="1366"/>
        <w:gridCol w:w="1227"/>
      </w:tblGrid>
      <w:tr w:rsidR="00267805" w:rsidRPr="00DF25CA" w14:paraId="595284EA" w14:textId="77777777" w:rsidTr="002B7376">
        <w:trPr>
          <w:trHeight w:val="330"/>
        </w:trPr>
        <w:tc>
          <w:tcPr>
            <w:tcW w:w="2977" w:type="dxa"/>
            <w:tcBorders>
              <w:top w:val="nil"/>
              <w:left w:val="nil"/>
              <w:bottom w:val="nil"/>
            </w:tcBorders>
          </w:tcPr>
          <w:p w14:paraId="7328EB71" w14:textId="77777777" w:rsidR="00267805" w:rsidRPr="00DF25CA" w:rsidRDefault="00267805" w:rsidP="002B7376">
            <w:pPr>
              <w:ind w:right="-46"/>
              <w:jc w:val="center"/>
              <w:rPr>
                <w:rFonts w:ascii="Arial Narrow" w:hAnsi="Arial Narrow" w:cs="Arial"/>
              </w:rPr>
            </w:pPr>
          </w:p>
        </w:tc>
        <w:tc>
          <w:tcPr>
            <w:tcW w:w="3862" w:type="dxa"/>
            <w:gridSpan w:val="3"/>
            <w:shd w:val="clear" w:color="auto" w:fill="4472C4" w:themeFill="accent1"/>
          </w:tcPr>
          <w:p w14:paraId="03DD3BF9" w14:textId="77777777" w:rsidR="00267805" w:rsidRPr="00DF25CA" w:rsidRDefault="00267805" w:rsidP="002B7376">
            <w:pPr>
              <w:ind w:right="-46"/>
              <w:jc w:val="center"/>
              <w:rPr>
                <w:rFonts w:ascii="Arial Narrow" w:hAnsi="Arial Narrow" w:cs="Arial"/>
              </w:rPr>
            </w:pPr>
            <w:r w:rsidRPr="00DF25CA">
              <w:rPr>
                <w:rFonts w:ascii="Arial Narrow" w:hAnsi="Arial Narrow" w:cs="Arial"/>
              </w:rPr>
              <w:t>Human Resources</w:t>
            </w:r>
          </w:p>
        </w:tc>
      </w:tr>
      <w:tr w:rsidR="00267805" w:rsidRPr="00DF25CA" w14:paraId="6FE196A7" w14:textId="77777777" w:rsidTr="002B7376">
        <w:trPr>
          <w:trHeight w:val="314"/>
        </w:trPr>
        <w:tc>
          <w:tcPr>
            <w:tcW w:w="2977" w:type="dxa"/>
            <w:tcBorders>
              <w:top w:val="nil"/>
              <w:left w:val="nil"/>
            </w:tcBorders>
          </w:tcPr>
          <w:p w14:paraId="4DC1ED75" w14:textId="77777777" w:rsidR="00267805" w:rsidRPr="00DF25CA" w:rsidRDefault="00267805" w:rsidP="002B7376">
            <w:pPr>
              <w:ind w:right="-46"/>
              <w:jc w:val="center"/>
              <w:rPr>
                <w:rFonts w:ascii="Arial Narrow" w:hAnsi="Arial Narrow" w:cs="Arial"/>
              </w:rPr>
            </w:pPr>
          </w:p>
        </w:tc>
        <w:tc>
          <w:tcPr>
            <w:tcW w:w="1269" w:type="dxa"/>
            <w:shd w:val="clear" w:color="auto" w:fill="8EAADB" w:themeFill="accent1" w:themeFillTint="99"/>
          </w:tcPr>
          <w:p w14:paraId="23BF834A" w14:textId="77777777" w:rsidR="00267805" w:rsidRPr="00DF25CA" w:rsidRDefault="00267805" w:rsidP="002B7376">
            <w:pPr>
              <w:ind w:right="-46"/>
              <w:jc w:val="center"/>
              <w:rPr>
                <w:rFonts w:ascii="Arial Narrow" w:hAnsi="Arial Narrow" w:cs="Arial"/>
              </w:rPr>
            </w:pPr>
            <w:r w:rsidRPr="00DF25CA">
              <w:rPr>
                <w:rFonts w:ascii="Arial Narrow" w:hAnsi="Arial Narrow" w:cs="Arial"/>
              </w:rPr>
              <w:t>Cost (€</w:t>
            </w:r>
          </w:p>
          <w:p w14:paraId="051C62F0" w14:textId="77777777" w:rsidR="00267805" w:rsidRPr="00DF25CA" w:rsidRDefault="00267805" w:rsidP="002B7376">
            <w:pPr>
              <w:ind w:right="-46"/>
              <w:jc w:val="center"/>
              <w:rPr>
                <w:rFonts w:ascii="Arial Narrow" w:hAnsi="Arial Narrow" w:cs="Arial"/>
              </w:rPr>
            </w:pPr>
            <w:r w:rsidRPr="00DF25CA">
              <w:rPr>
                <w:rFonts w:ascii="Arial Narrow" w:hAnsi="Arial Narrow" w:cs="Arial"/>
              </w:rPr>
              <w:t>/hour</w:t>
            </w:r>
          </w:p>
        </w:tc>
        <w:tc>
          <w:tcPr>
            <w:tcW w:w="1366" w:type="dxa"/>
            <w:shd w:val="clear" w:color="auto" w:fill="8EAADB" w:themeFill="accent1" w:themeFillTint="99"/>
          </w:tcPr>
          <w:p w14:paraId="2D0C3561" w14:textId="77777777" w:rsidR="00267805" w:rsidRPr="00DF25CA" w:rsidRDefault="00267805" w:rsidP="002B7376">
            <w:pPr>
              <w:ind w:right="-46"/>
              <w:jc w:val="center"/>
              <w:rPr>
                <w:rFonts w:ascii="Arial Narrow" w:hAnsi="Arial Narrow" w:cs="Arial"/>
              </w:rPr>
            </w:pPr>
            <w:r w:rsidRPr="00DF25CA">
              <w:rPr>
                <w:rFonts w:ascii="Arial Narrow" w:hAnsi="Arial Narrow" w:cs="Arial"/>
              </w:rPr>
              <w:t>Hours</w:t>
            </w:r>
          </w:p>
        </w:tc>
        <w:tc>
          <w:tcPr>
            <w:tcW w:w="1227" w:type="dxa"/>
            <w:shd w:val="clear" w:color="auto" w:fill="8EAADB" w:themeFill="accent1" w:themeFillTint="99"/>
          </w:tcPr>
          <w:p w14:paraId="486899D0" w14:textId="77777777" w:rsidR="00267805" w:rsidRPr="00DF25CA" w:rsidRDefault="00267805" w:rsidP="002B7376">
            <w:pPr>
              <w:ind w:right="-46"/>
              <w:jc w:val="center"/>
              <w:rPr>
                <w:rFonts w:ascii="Arial Narrow" w:hAnsi="Arial Narrow" w:cs="Arial"/>
              </w:rPr>
            </w:pPr>
            <w:r w:rsidRPr="00DF25CA">
              <w:rPr>
                <w:rFonts w:ascii="Arial Narrow" w:hAnsi="Arial Narrow" w:cs="Arial"/>
              </w:rPr>
              <w:t>Cost</w:t>
            </w:r>
          </w:p>
        </w:tc>
      </w:tr>
      <w:tr w:rsidR="00267805" w:rsidRPr="00DF25CA" w14:paraId="13A4790B" w14:textId="77777777" w:rsidTr="002B7376">
        <w:trPr>
          <w:trHeight w:val="330"/>
        </w:trPr>
        <w:tc>
          <w:tcPr>
            <w:tcW w:w="2977" w:type="dxa"/>
            <w:shd w:val="clear" w:color="auto" w:fill="8EAADB" w:themeFill="accent1" w:themeFillTint="99"/>
          </w:tcPr>
          <w:p w14:paraId="3C5D798F" w14:textId="77777777" w:rsidR="00267805" w:rsidRPr="00DF25CA" w:rsidRDefault="00267805" w:rsidP="002B7376">
            <w:pPr>
              <w:ind w:right="-46"/>
              <w:jc w:val="center"/>
              <w:rPr>
                <w:rFonts w:ascii="Arial Narrow" w:hAnsi="Arial Narrow" w:cs="Arial"/>
              </w:rPr>
            </w:pPr>
            <w:r w:rsidRPr="00DF25CA">
              <w:rPr>
                <w:rFonts w:ascii="Arial Narrow" w:hAnsi="Arial Narrow" w:cs="Arial"/>
              </w:rPr>
              <w:t>Biomedical Engineering Student</w:t>
            </w:r>
          </w:p>
        </w:tc>
        <w:tc>
          <w:tcPr>
            <w:tcW w:w="1269" w:type="dxa"/>
          </w:tcPr>
          <w:p w14:paraId="690D2436" w14:textId="77777777" w:rsidR="00267805" w:rsidRPr="00DF25CA" w:rsidRDefault="00267805" w:rsidP="002B7376">
            <w:pPr>
              <w:ind w:right="-46"/>
              <w:jc w:val="center"/>
              <w:rPr>
                <w:rFonts w:ascii="Arial Narrow" w:hAnsi="Arial Narrow" w:cs="Arial"/>
              </w:rPr>
            </w:pPr>
            <w:r w:rsidRPr="00DF25CA">
              <w:rPr>
                <w:rFonts w:ascii="Arial Narrow" w:hAnsi="Arial Narrow" w:cs="Arial"/>
              </w:rPr>
              <w:t>10</w:t>
            </w:r>
          </w:p>
        </w:tc>
        <w:tc>
          <w:tcPr>
            <w:tcW w:w="1366" w:type="dxa"/>
          </w:tcPr>
          <w:p w14:paraId="38330D79" w14:textId="77777777" w:rsidR="00267805" w:rsidRPr="00DF25CA" w:rsidRDefault="00267805" w:rsidP="002B7376">
            <w:pPr>
              <w:ind w:right="-46"/>
              <w:jc w:val="center"/>
              <w:rPr>
                <w:rFonts w:ascii="Arial Narrow" w:hAnsi="Arial Narrow" w:cs="Arial"/>
              </w:rPr>
            </w:pPr>
            <w:r w:rsidRPr="00DF25CA">
              <w:rPr>
                <w:rFonts w:ascii="Arial Narrow" w:hAnsi="Arial Narrow" w:cs="Arial"/>
              </w:rPr>
              <w:t>350</w:t>
            </w:r>
          </w:p>
        </w:tc>
        <w:tc>
          <w:tcPr>
            <w:tcW w:w="1227" w:type="dxa"/>
          </w:tcPr>
          <w:p w14:paraId="1998BD57" w14:textId="77777777" w:rsidR="00267805" w:rsidRPr="00DF25CA" w:rsidRDefault="00267805" w:rsidP="002B7376">
            <w:pPr>
              <w:ind w:right="-46"/>
              <w:jc w:val="center"/>
              <w:rPr>
                <w:rFonts w:ascii="Arial Narrow" w:hAnsi="Arial Narrow" w:cs="Arial"/>
              </w:rPr>
            </w:pPr>
            <w:r w:rsidRPr="00DF25CA">
              <w:rPr>
                <w:rFonts w:ascii="Arial Narrow" w:hAnsi="Arial Narrow" w:cs="Arial"/>
              </w:rPr>
              <w:t>3500</w:t>
            </w:r>
          </w:p>
        </w:tc>
      </w:tr>
      <w:tr w:rsidR="00267805" w:rsidRPr="00DF25CA" w14:paraId="0BDC01C7" w14:textId="77777777" w:rsidTr="002B7376">
        <w:trPr>
          <w:trHeight w:val="314"/>
        </w:trPr>
        <w:tc>
          <w:tcPr>
            <w:tcW w:w="2977" w:type="dxa"/>
            <w:shd w:val="clear" w:color="auto" w:fill="8EAADB" w:themeFill="accent1" w:themeFillTint="99"/>
          </w:tcPr>
          <w:p w14:paraId="27C44495" w14:textId="77777777" w:rsidR="00267805" w:rsidRPr="00DF25CA" w:rsidRDefault="00267805" w:rsidP="002B7376">
            <w:pPr>
              <w:ind w:right="-46"/>
              <w:jc w:val="center"/>
              <w:rPr>
                <w:rFonts w:ascii="Arial Narrow" w:hAnsi="Arial Narrow" w:cs="Arial"/>
              </w:rPr>
            </w:pPr>
            <w:r w:rsidRPr="00DF25CA">
              <w:rPr>
                <w:rFonts w:ascii="Arial Narrow" w:hAnsi="Arial Narrow" w:cs="Arial"/>
              </w:rPr>
              <w:t>Anaesthesiologist MD</w:t>
            </w:r>
          </w:p>
        </w:tc>
        <w:tc>
          <w:tcPr>
            <w:tcW w:w="1269" w:type="dxa"/>
          </w:tcPr>
          <w:p w14:paraId="2F87DAB4" w14:textId="77777777" w:rsidR="00267805" w:rsidRPr="00DF25CA" w:rsidRDefault="00267805" w:rsidP="002B7376">
            <w:pPr>
              <w:ind w:right="-46"/>
              <w:jc w:val="center"/>
              <w:rPr>
                <w:rFonts w:ascii="Arial Narrow" w:hAnsi="Arial Narrow" w:cs="Arial"/>
              </w:rPr>
            </w:pPr>
            <w:r w:rsidRPr="00DF25CA">
              <w:rPr>
                <w:rFonts w:ascii="Arial Narrow" w:hAnsi="Arial Narrow" w:cs="Arial"/>
              </w:rPr>
              <w:t>35</w:t>
            </w:r>
          </w:p>
        </w:tc>
        <w:tc>
          <w:tcPr>
            <w:tcW w:w="1366" w:type="dxa"/>
          </w:tcPr>
          <w:p w14:paraId="09DDE550" w14:textId="77777777" w:rsidR="00267805" w:rsidRPr="00DF25CA" w:rsidRDefault="00267805" w:rsidP="002B7376">
            <w:pPr>
              <w:ind w:right="-46"/>
              <w:jc w:val="center"/>
              <w:rPr>
                <w:rFonts w:ascii="Arial Narrow" w:hAnsi="Arial Narrow" w:cs="Arial"/>
              </w:rPr>
            </w:pPr>
            <w:r w:rsidRPr="00DF25CA">
              <w:rPr>
                <w:rFonts w:ascii="Arial Narrow" w:hAnsi="Arial Narrow" w:cs="Arial"/>
              </w:rPr>
              <w:t>40</w:t>
            </w:r>
          </w:p>
        </w:tc>
        <w:tc>
          <w:tcPr>
            <w:tcW w:w="1227" w:type="dxa"/>
          </w:tcPr>
          <w:p w14:paraId="20B2F133" w14:textId="77777777" w:rsidR="00267805" w:rsidRPr="00DF25CA" w:rsidRDefault="00267805" w:rsidP="002B7376">
            <w:pPr>
              <w:ind w:right="-46"/>
              <w:jc w:val="center"/>
              <w:rPr>
                <w:rFonts w:ascii="Arial Narrow" w:hAnsi="Arial Narrow" w:cs="Arial"/>
              </w:rPr>
            </w:pPr>
            <w:r w:rsidRPr="00DF25CA">
              <w:rPr>
                <w:rFonts w:ascii="Arial Narrow" w:hAnsi="Arial Narrow" w:cs="Arial"/>
              </w:rPr>
              <w:t>1400</w:t>
            </w:r>
          </w:p>
        </w:tc>
      </w:tr>
      <w:tr w:rsidR="00267805" w:rsidRPr="00DF25CA" w14:paraId="552E0F01" w14:textId="77777777" w:rsidTr="002B7376">
        <w:trPr>
          <w:trHeight w:val="314"/>
        </w:trPr>
        <w:tc>
          <w:tcPr>
            <w:tcW w:w="2977" w:type="dxa"/>
            <w:tcBorders>
              <w:bottom w:val="single" w:sz="4" w:space="0" w:color="auto"/>
            </w:tcBorders>
            <w:shd w:val="clear" w:color="auto" w:fill="8EAADB" w:themeFill="accent1" w:themeFillTint="99"/>
          </w:tcPr>
          <w:p w14:paraId="123CF761" w14:textId="77777777" w:rsidR="00267805" w:rsidRPr="00DF25CA" w:rsidRDefault="00267805" w:rsidP="002B7376">
            <w:pPr>
              <w:ind w:right="-46"/>
              <w:jc w:val="center"/>
              <w:rPr>
                <w:rFonts w:ascii="Arial Narrow" w:hAnsi="Arial Narrow" w:cs="Arial"/>
              </w:rPr>
            </w:pPr>
            <w:r w:rsidRPr="00DF25CA">
              <w:rPr>
                <w:rFonts w:ascii="Arial Narrow" w:hAnsi="Arial Narrow" w:cs="Arial"/>
              </w:rPr>
              <w:t>Undergraduate PhD Student</w:t>
            </w:r>
          </w:p>
        </w:tc>
        <w:tc>
          <w:tcPr>
            <w:tcW w:w="1269" w:type="dxa"/>
            <w:tcBorders>
              <w:bottom w:val="single" w:sz="4" w:space="0" w:color="auto"/>
            </w:tcBorders>
          </w:tcPr>
          <w:p w14:paraId="47EAEDAC" w14:textId="77777777" w:rsidR="00267805" w:rsidRPr="00DF25CA" w:rsidRDefault="00267805" w:rsidP="002B7376">
            <w:pPr>
              <w:ind w:right="-46"/>
              <w:jc w:val="center"/>
              <w:rPr>
                <w:rFonts w:ascii="Arial Narrow" w:hAnsi="Arial Narrow" w:cs="Arial"/>
              </w:rPr>
            </w:pPr>
            <w:r w:rsidRPr="00DF25CA">
              <w:rPr>
                <w:rFonts w:ascii="Arial Narrow" w:hAnsi="Arial Narrow" w:cs="Arial"/>
              </w:rPr>
              <w:t>20</w:t>
            </w:r>
          </w:p>
        </w:tc>
        <w:tc>
          <w:tcPr>
            <w:tcW w:w="1366" w:type="dxa"/>
            <w:tcBorders>
              <w:bottom w:val="single" w:sz="4" w:space="0" w:color="auto"/>
            </w:tcBorders>
          </w:tcPr>
          <w:p w14:paraId="1AACCA7C" w14:textId="77777777" w:rsidR="00267805" w:rsidRPr="00DF25CA" w:rsidRDefault="00267805" w:rsidP="002B7376">
            <w:pPr>
              <w:ind w:right="-46"/>
              <w:jc w:val="center"/>
              <w:rPr>
                <w:rFonts w:ascii="Arial Narrow" w:hAnsi="Arial Narrow" w:cs="Arial"/>
              </w:rPr>
            </w:pPr>
            <w:r w:rsidRPr="00DF25CA">
              <w:rPr>
                <w:rFonts w:ascii="Arial Narrow" w:hAnsi="Arial Narrow" w:cs="Arial"/>
              </w:rPr>
              <w:t>30</w:t>
            </w:r>
          </w:p>
        </w:tc>
        <w:tc>
          <w:tcPr>
            <w:tcW w:w="1227" w:type="dxa"/>
          </w:tcPr>
          <w:p w14:paraId="71E0B935" w14:textId="77777777" w:rsidR="00267805" w:rsidRPr="00DF25CA" w:rsidRDefault="00267805" w:rsidP="002B7376">
            <w:pPr>
              <w:ind w:right="-46"/>
              <w:jc w:val="center"/>
              <w:rPr>
                <w:rFonts w:ascii="Arial Narrow" w:hAnsi="Arial Narrow" w:cs="Arial"/>
              </w:rPr>
            </w:pPr>
            <w:r w:rsidRPr="00DF25CA">
              <w:rPr>
                <w:rFonts w:ascii="Arial Narrow" w:hAnsi="Arial Narrow" w:cs="Arial"/>
              </w:rPr>
              <w:t>600</w:t>
            </w:r>
          </w:p>
        </w:tc>
      </w:tr>
      <w:tr w:rsidR="00267805" w:rsidRPr="00DF25CA" w14:paraId="7E163C36" w14:textId="77777777" w:rsidTr="002B7376">
        <w:trPr>
          <w:trHeight w:val="314"/>
        </w:trPr>
        <w:tc>
          <w:tcPr>
            <w:tcW w:w="2977" w:type="dxa"/>
            <w:tcBorders>
              <w:left w:val="nil"/>
              <w:bottom w:val="nil"/>
              <w:right w:val="nil"/>
            </w:tcBorders>
            <w:shd w:val="clear" w:color="auto" w:fill="FFFFFF" w:themeFill="background1"/>
          </w:tcPr>
          <w:p w14:paraId="630270CE" w14:textId="77777777" w:rsidR="00267805" w:rsidRPr="00DF25CA" w:rsidRDefault="00267805" w:rsidP="002B7376">
            <w:pPr>
              <w:ind w:right="-46"/>
              <w:jc w:val="center"/>
              <w:rPr>
                <w:rFonts w:ascii="Arial Narrow" w:hAnsi="Arial Narrow" w:cs="Arial"/>
              </w:rPr>
            </w:pPr>
          </w:p>
        </w:tc>
        <w:tc>
          <w:tcPr>
            <w:tcW w:w="1269" w:type="dxa"/>
            <w:tcBorders>
              <w:left w:val="nil"/>
              <w:bottom w:val="nil"/>
              <w:right w:val="nil"/>
            </w:tcBorders>
            <w:shd w:val="clear" w:color="auto" w:fill="FFFFFF" w:themeFill="background1"/>
          </w:tcPr>
          <w:p w14:paraId="6FAE67B3" w14:textId="77777777" w:rsidR="00267805" w:rsidRPr="00DF25CA" w:rsidRDefault="00267805" w:rsidP="002B7376">
            <w:pPr>
              <w:ind w:right="-46"/>
              <w:jc w:val="center"/>
              <w:rPr>
                <w:rFonts w:ascii="Arial Narrow" w:hAnsi="Arial Narrow" w:cs="Arial"/>
              </w:rPr>
            </w:pPr>
          </w:p>
        </w:tc>
        <w:tc>
          <w:tcPr>
            <w:tcW w:w="1366" w:type="dxa"/>
            <w:tcBorders>
              <w:left w:val="nil"/>
              <w:bottom w:val="nil"/>
            </w:tcBorders>
            <w:shd w:val="clear" w:color="auto" w:fill="FFFFFF" w:themeFill="background1"/>
          </w:tcPr>
          <w:p w14:paraId="10CD2834" w14:textId="77777777" w:rsidR="00267805" w:rsidRPr="00DF25CA" w:rsidRDefault="00267805" w:rsidP="002B7376">
            <w:pPr>
              <w:ind w:right="-46"/>
              <w:jc w:val="center"/>
              <w:rPr>
                <w:rFonts w:ascii="Arial Narrow" w:hAnsi="Arial Narrow" w:cs="Arial"/>
              </w:rPr>
            </w:pPr>
          </w:p>
        </w:tc>
        <w:tc>
          <w:tcPr>
            <w:tcW w:w="1227" w:type="dxa"/>
          </w:tcPr>
          <w:p w14:paraId="298C1534" w14:textId="77777777" w:rsidR="00267805" w:rsidRPr="00DF25CA" w:rsidRDefault="00267805" w:rsidP="002B7376">
            <w:pPr>
              <w:ind w:right="-46"/>
              <w:jc w:val="center"/>
              <w:rPr>
                <w:rFonts w:ascii="Arial Narrow" w:hAnsi="Arial Narrow" w:cs="Arial"/>
              </w:rPr>
            </w:pPr>
            <w:r w:rsidRPr="00DF25CA">
              <w:rPr>
                <w:rFonts w:ascii="Arial Narrow" w:hAnsi="Arial Narrow" w:cs="Arial"/>
              </w:rPr>
              <w:t>5500</w:t>
            </w:r>
          </w:p>
        </w:tc>
      </w:tr>
    </w:tbl>
    <w:p w14:paraId="3610D908" w14:textId="77777777" w:rsidR="00267805" w:rsidRDefault="00267805" w:rsidP="00267805">
      <w:pPr>
        <w:jc w:val="both"/>
        <w:rPr>
          <w:rFonts w:ascii="Arial Narrow" w:hAnsi="Arial Narrow" w:cs="Arial"/>
        </w:rPr>
      </w:pPr>
    </w:p>
    <w:p w14:paraId="3F62D3A9" w14:textId="77777777" w:rsidR="00267805" w:rsidRDefault="00267805" w:rsidP="00267805">
      <w:pPr>
        <w:jc w:val="both"/>
        <w:rPr>
          <w:rFonts w:ascii="Arial Narrow" w:hAnsi="Arial Narrow" w:cs="Arial"/>
        </w:rPr>
      </w:pPr>
      <w:r w:rsidRPr="00C54DE8">
        <w:rPr>
          <w:rFonts w:ascii="Arial Narrow" w:hAnsi="Arial Narrow" w:cs="Arial"/>
        </w:rPr>
        <w:t>It is therefore straightforward that the total cost of implementation of this project is of 6740 euros.</w:t>
      </w:r>
    </w:p>
    <w:p w14:paraId="4D5EC65F" w14:textId="77777777" w:rsidR="00267805" w:rsidRPr="00C54DE8" w:rsidRDefault="00267805" w:rsidP="00267805">
      <w:pPr>
        <w:jc w:val="both"/>
        <w:rPr>
          <w:rFonts w:ascii="Arial Narrow" w:hAnsi="Arial Narrow" w:cs="Arial"/>
        </w:rPr>
      </w:pPr>
    </w:p>
    <w:p w14:paraId="47ED0B65" w14:textId="77777777" w:rsidR="00267805" w:rsidRPr="00DF25CA" w:rsidRDefault="00267805" w:rsidP="00267805">
      <w:pPr>
        <w:pStyle w:val="Heading1"/>
        <w:numPr>
          <w:ilvl w:val="0"/>
          <w:numId w:val="12"/>
        </w:numPr>
      </w:pPr>
      <w:bookmarkStart w:id="394" w:name="_Toc93057785"/>
      <w:commentRangeStart w:id="395"/>
      <w:r w:rsidRPr="00DF25CA">
        <w:t>Legal aspects</w:t>
      </w:r>
      <w:bookmarkEnd w:id="394"/>
      <w:commentRangeEnd w:id="395"/>
      <w:r w:rsidRPr="00DF25CA">
        <w:rPr>
          <w:rStyle w:val="CommentReference"/>
          <w:rFonts w:ascii="Times New Roman" w:eastAsia="Times New Roman" w:hAnsi="Times New Roman" w:cs="Times New Roman"/>
          <w:color w:val="auto"/>
        </w:rPr>
        <w:commentReference w:id="395"/>
      </w:r>
    </w:p>
    <w:p w14:paraId="6BDAF635" w14:textId="77777777" w:rsidR="00267805" w:rsidRPr="00DF25CA" w:rsidRDefault="00267805" w:rsidP="00267805">
      <w:pPr>
        <w:jc w:val="both"/>
        <w:rPr>
          <w:rFonts w:ascii="Arial Narrow" w:hAnsi="Arial Narrow"/>
        </w:rPr>
      </w:pPr>
    </w:p>
    <w:p w14:paraId="4A244B43" w14:textId="77777777" w:rsidR="00267805" w:rsidRPr="00DF25CA" w:rsidRDefault="00267805" w:rsidP="00267805">
      <w:pPr>
        <w:jc w:val="both"/>
        <w:rPr>
          <w:rFonts w:ascii="Arial Narrow" w:hAnsi="Arial Narrow" w:cs="Arial"/>
        </w:rPr>
      </w:pPr>
      <w:r w:rsidRPr="00DF25CA">
        <w:rPr>
          <w:rFonts w:ascii="Arial Narrow" w:hAnsi="Arial Narrow" w:cs="Arial"/>
        </w:rPr>
        <w:t xml:space="preserve">Regarding regulatory issues, the product derived from this project belongs to a class of medical products called Software as Medical Device (SaMD) which is defined by the International Medical Device Regulators Forum (IMDRF) as "software intended to be used for one or more medical purposes that perform these purposes without being part of a hardware medical device." </w:t>
      </w:r>
    </w:p>
    <w:p w14:paraId="6D68147E" w14:textId="77777777" w:rsidR="00267805" w:rsidRPr="00DF25CA" w:rsidRDefault="00267805" w:rsidP="00267805">
      <w:pPr>
        <w:jc w:val="both"/>
        <w:rPr>
          <w:rFonts w:ascii="Arial Narrow" w:hAnsi="Arial Narrow" w:cs="Arial"/>
        </w:rPr>
      </w:pPr>
    </w:p>
    <w:p w14:paraId="4CE706BB" w14:textId="77777777" w:rsidR="00267805" w:rsidRPr="00DF25CA" w:rsidRDefault="00267805" w:rsidP="00267805">
      <w:pPr>
        <w:jc w:val="both"/>
        <w:rPr>
          <w:rFonts w:ascii="Arial Narrow" w:hAnsi="Arial Narrow" w:cs="Arial"/>
        </w:rPr>
      </w:pPr>
      <w:r w:rsidRPr="00DF25CA">
        <w:rPr>
          <w:rFonts w:ascii="Arial Narrow" w:hAnsi="Arial Narrow" w:cs="Arial"/>
        </w:rPr>
        <w:t xml:space="preserve">The Food and Drug Administration of the United States (FDA) considers AI based SaMD as a special paradigm inside SaMD. The IMDRF SaMD risk categorization framework takes a risk-based approach to categorize SaMD based on intended use, similarly to traditional risk-based approaches used by the FDA. In fact, the risk categorization is based on these two factors </w:t>
      </w:r>
      <w:sdt>
        <w:sdtPr>
          <w:rPr>
            <w:rFonts w:ascii="Arial Narrow" w:hAnsi="Arial Narrow" w:cs="Arial"/>
          </w:rPr>
          <w:id w:val="1864402545"/>
          <w:citation/>
        </w:sdtPr>
        <w:sdtContent>
          <w:r w:rsidRPr="00DF25CA">
            <w:rPr>
              <w:rFonts w:ascii="Arial Narrow" w:hAnsi="Arial Narrow" w:cs="Arial"/>
            </w:rPr>
            <w:fldChar w:fldCharType="begin"/>
          </w:r>
          <w:r w:rsidRPr="00DF25CA">
            <w:rPr>
              <w:rFonts w:ascii="Arial Narrow" w:hAnsi="Arial Narrow" w:cs="Arial"/>
            </w:rPr>
            <w:instrText xml:space="preserve">CITATION Foo \l 3082 </w:instrText>
          </w:r>
          <w:r w:rsidRPr="00DF25CA">
            <w:rPr>
              <w:rFonts w:ascii="Arial Narrow" w:hAnsi="Arial Narrow" w:cs="Arial"/>
            </w:rPr>
            <w:fldChar w:fldCharType="separate"/>
          </w:r>
          <w:r w:rsidRPr="00DF25CA">
            <w:rPr>
              <w:rFonts w:ascii="Arial Narrow" w:hAnsi="Arial Narrow" w:cs="Arial"/>
              <w:noProof/>
            </w:rPr>
            <w:t>(FDA, 2021)</w:t>
          </w:r>
          <w:r w:rsidRPr="00DF25CA">
            <w:rPr>
              <w:rFonts w:ascii="Arial Narrow" w:hAnsi="Arial Narrow" w:cs="Arial"/>
            </w:rPr>
            <w:fldChar w:fldCharType="end"/>
          </w:r>
        </w:sdtContent>
      </w:sdt>
      <w:r w:rsidRPr="00DF25CA">
        <w:rPr>
          <w:rFonts w:ascii="Arial Narrow" w:hAnsi="Arial Narrow" w:cs="Arial"/>
        </w:rPr>
        <w:t>:</w:t>
      </w:r>
    </w:p>
    <w:p w14:paraId="55FA0F92" w14:textId="77777777" w:rsidR="00267805" w:rsidRPr="00DF25CA" w:rsidRDefault="00267805" w:rsidP="00267805">
      <w:pPr>
        <w:jc w:val="both"/>
        <w:rPr>
          <w:rFonts w:ascii="Arial Narrow" w:hAnsi="Arial Narrow" w:cs="Arial"/>
        </w:rPr>
      </w:pPr>
    </w:p>
    <w:p w14:paraId="7534337F" w14:textId="77777777" w:rsidR="00267805" w:rsidRPr="00DF25CA" w:rsidRDefault="00267805" w:rsidP="00267805">
      <w:pPr>
        <w:pStyle w:val="ListParagraph"/>
        <w:numPr>
          <w:ilvl w:val="0"/>
          <w:numId w:val="20"/>
        </w:numPr>
        <w:jc w:val="both"/>
        <w:rPr>
          <w:rFonts w:ascii="Arial Narrow" w:hAnsi="Arial Narrow" w:cs="Arial"/>
        </w:rPr>
      </w:pPr>
      <w:r w:rsidRPr="00DF25CA">
        <w:rPr>
          <w:rFonts w:ascii="Arial Narrow" w:hAnsi="Arial Narrow" w:cs="Arial"/>
          <w:b/>
          <w:bCs/>
        </w:rPr>
        <w:lastRenderedPageBreak/>
        <w:t>Significance of information provided by the SaMD to the healthcare decision</w:t>
      </w:r>
      <w:r w:rsidRPr="00DF25CA">
        <w:rPr>
          <w:rFonts w:ascii="Arial Narrow" w:hAnsi="Arial Narrow" w:cs="Arial"/>
        </w:rPr>
        <w:t>, which identifies the intended use of the information provided by the SaMD – i.e., to treat or diagnose; to drive clinical management; or to inform clinical management.</w:t>
      </w:r>
    </w:p>
    <w:p w14:paraId="6EA878B5" w14:textId="77777777" w:rsidR="00267805" w:rsidRPr="00DF25CA" w:rsidRDefault="00267805" w:rsidP="00267805">
      <w:pPr>
        <w:jc w:val="both"/>
        <w:rPr>
          <w:rFonts w:ascii="Arial Narrow" w:hAnsi="Arial Narrow" w:cs="Arial"/>
        </w:rPr>
      </w:pPr>
    </w:p>
    <w:p w14:paraId="502BB568" w14:textId="77777777" w:rsidR="00267805" w:rsidRPr="00DF25CA" w:rsidRDefault="00267805" w:rsidP="00267805">
      <w:pPr>
        <w:pStyle w:val="ListParagraph"/>
        <w:numPr>
          <w:ilvl w:val="0"/>
          <w:numId w:val="20"/>
        </w:numPr>
        <w:jc w:val="both"/>
        <w:rPr>
          <w:rFonts w:ascii="Arial Narrow" w:hAnsi="Arial Narrow" w:cs="Arial"/>
        </w:rPr>
      </w:pPr>
      <w:r w:rsidRPr="00DF25CA">
        <w:rPr>
          <w:rFonts w:ascii="Arial Narrow" w:hAnsi="Arial Narrow" w:cs="Arial"/>
          <w:b/>
          <w:bCs/>
        </w:rPr>
        <w:t>State of healthcare situation or condition</w:t>
      </w:r>
      <w:r w:rsidRPr="00DF25CA">
        <w:rPr>
          <w:rFonts w:ascii="Arial Narrow" w:hAnsi="Arial Narrow" w:cs="Arial"/>
        </w:rPr>
        <w:t>, which identifies the intended user, disease or condition, and the population for the SaMD – i.e., critical; serious; or non-serious healthcare situations or conditions.</w:t>
      </w:r>
    </w:p>
    <w:p w14:paraId="37DB4826" w14:textId="77777777" w:rsidR="00267805" w:rsidRPr="00DF25CA" w:rsidRDefault="00267805" w:rsidP="00267805">
      <w:pPr>
        <w:pStyle w:val="ListParagraph"/>
        <w:rPr>
          <w:rFonts w:ascii="Arial Narrow" w:hAnsi="Arial Narrow" w:cs="Arial"/>
        </w:rPr>
      </w:pPr>
    </w:p>
    <w:p w14:paraId="726BACD3" w14:textId="77777777" w:rsidR="00267805" w:rsidRPr="00DF25CA" w:rsidRDefault="00267805" w:rsidP="00267805">
      <w:pPr>
        <w:jc w:val="both"/>
        <w:rPr>
          <w:rFonts w:ascii="Arial Narrow" w:hAnsi="Arial Narrow" w:cs="Arial"/>
        </w:rPr>
      </w:pPr>
      <w:r w:rsidRPr="00DF25CA">
        <w:rPr>
          <w:rFonts w:ascii="Arial Narrow" w:hAnsi="Arial Narrow" w:cs="Arial"/>
        </w:rPr>
        <w:t xml:space="preserve">The health care condition in an intervention under general anaesthesia would be considered between non-serious and serious. On the other hand, the significance of information provided by our algorithm is to inform clinical management but could also be to drive the clinical management at some point. It is therefore straightforward that the risk categorization for our product is Class I and Class II, as seen in the Table below . </w:t>
      </w:r>
    </w:p>
    <w:p w14:paraId="27D1FE62" w14:textId="77777777" w:rsidR="00267805" w:rsidRPr="00DF25CA" w:rsidRDefault="00267805" w:rsidP="00267805">
      <w:pPr>
        <w:jc w:val="both"/>
        <w:rPr>
          <w:rFonts w:ascii="Arial Narrow" w:hAnsi="Arial Narrow" w:cs="Arial"/>
        </w:rPr>
      </w:pPr>
    </w:p>
    <w:p w14:paraId="3E18C673" w14:textId="77777777" w:rsidR="00267805" w:rsidRPr="00DF25CA" w:rsidRDefault="00267805" w:rsidP="00267805">
      <w:pPr>
        <w:jc w:val="both"/>
        <w:rPr>
          <w:rFonts w:ascii="Arial Narrow" w:hAnsi="Arial Narrow" w:cs="Arial"/>
        </w:rPr>
      </w:pPr>
    </w:p>
    <w:p w14:paraId="5782033E" w14:textId="77777777" w:rsidR="00267805" w:rsidRPr="00DF25CA" w:rsidRDefault="00267805" w:rsidP="00267805">
      <w:pPr>
        <w:pStyle w:val="Caption"/>
        <w:keepNext/>
        <w:jc w:val="both"/>
      </w:pPr>
      <w:r w:rsidRPr="00DF25CA">
        <w:t xml:space="preserve">Table </w:t>
      </w:r>
      <w:r>
        <w:fldChar w:fldCharType="begin"/>
      </w:r>
      <w:r>
        <w:instrText xml:space="preserve"> SEQ Table \* ARABIC </w:instrText>
      </w:r>
      <w:r>
        <w:fldChar w:fldCharType="separate"/>
      </w:r>
      <w:r>
        <w:rPr>
          <w:noProof/>
        </w:rPr>
        <w:t>10</w:t>
      </w:r>
      <w:r>
        <w:fldChar w:fldCharType="end"/>
      </w:r>
      <w:r w:rsidRPr="00DF25CA">
        <w:t xml:space="preserve">: SaMD IMDRF risk categorization </w:t>
      </w:r>
      <w:sdt>
        <w:sdtPr>
          <w:rPr>
            <w:rFonts w:ascii="Arial Narrow" w:hAnsi="Arial Narrow" w:cs="Arial"/>
          </w:rPr>
          <w:id w:val="723875864"/>
          <w:citation/>
        </w:sdtPr>
        <w:sdtContent>
          <w:r w:rsidRPr="00DF25CA">
            <w:rPr>
              <w:rFonts w:ascii="Arial Narrow" w:hAnsi="Arial Narrow" w:cs="Arial"/>
            </w:rPr>
            <w:fldChar w:fldCharType="begin"/>
          </w:r>
          <w:r w:rsidRPr="00DF25CA">
            <w:rPr>
              <w:rFonts w:ascii="Arial Narrow" w:hAnsi="Arial Narrow" w:cs="Arial"/>
            </w:rPr>
            <w:instrText xml:space="preserve">CITATION Foo \l 3082 </w:instrText>
          </w:r>
          <w:r w:rsidRPr="00DF25CA">
            <w:rPr>
              <w:rFonts w:ascii="Arial Narrow" w:hAnsi="Arial Narrow" w:cs="Arial"/>
            </w:rPr>
            <w:fldChar w:fldCharType="separate"/>
          </w:r>
          <w:r w:rsidRPr="00DF25CA">
            <w:rPr>
              <w:rFonts w:ascii="Arial Narrow" w:hAnsi="Arial Narrow" w:cs="Arial"/>
              <w:noProof/>
            </w:rPr>
            <w:t>(FDA, 2021)</w:t>
          </w:r>
          <w:r w:rsidRPr="00DF25CA">
            <w:rPr>
              <w:rFonts w:ascii="Arial Narrow" w:hAnsi="Arial Narrow" w:cs="Arial"/>
            </w:rPr>
            <w:fldChar w:fldCharType="end"/>
          </w:r>
        </w:sdtContent>
      </w:sdt>
      <w:r w:rsidRPr="00DF25CA">
        <w:rPr>
          <w:rFonts w:ascii="Arial Narrow" w:hAnsi="Arial Narrow" w:cs="Arial"/>
        </w:rPr>
        <w:t>.</w:t>
      </w:r>
    </w:p>
    <w:p w14:paraId="31C336B8" w14:textId="77777777" w:rsidR="00267805" w:rsidRPr="00DF25CA" w:rsidRDefault="00267805" w:rsidP="00267805">
      <w:pPr>
        <w:jc w:val="both"/>
        <w:rPr>
          <w:rFonts w:ascii="Arial Narrow" w:hAnsi="Arial Narrow"/>
          <w:highlight w:val="yellow"/>
        </w:rPr>
      </w:pPr>
      <w:r w:rsidRPr="00DF25CA">
        <w:rPr>
          <w:rFonts w:ascii="Arial Narrow" w:hAnsi="Arial Narrow"/>
          <w:noProof/>
        </w:rPr>
        <w:drawing>
          <wp:inline distT="0" distB="0" distL="0" distR="0" wp14:anchorId="283B2182" wp14:editId="7F8130B8">
            <wp:extent cx="5731510" cy="1759585"/>
            <wp:effectExtent l="0" t="0" r="0" b="5715"/>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1759585"/>
                    </a:xfrm>
                    <a:prstGeom prst="rect">
                      <a:avLst/>
                    </a:prstGeom>
                  </pic:spPr>
                </pic:pic>
              </a:graphicData>
            </a:graphic>
          </wp:inline>
        </w:drawing>
      </w:r>
    </w:p>
    <w:p w14:paraId="2916F87A" w14:textId="77777777" w:rsidR="00267805" w:rsidRPr="00DF25CA" w:rsidRDefault="00267805" w:rsidP="00267805">
      <w:pPr>
        <w:rPr>
          <w:rFonts w:ascii="Arial Narrow" w:hAnsi="Arial Narrow"/>
          <w:highlight w:val="yellow"/>
        </w:rPr>
      </w:pPr>
    </w:p>
    <w:p w14:paraId="71472CAB" w14:textId="77777777" w:rsidR="00267805" w:rsidRPr="00DF25CA" w:rsidRDefault="00267805" w:rsidP="00267805">
      <w:pPr>
        <w:jc w:val="both"/>
        <w:rPr>
          <w:rFonts w:ascii="Arial Narrow" w:hAnsi="Arial Narrow" w:cs="Arial"/>
        </w:rPr>
      </w:pPr>
    </w:p>
    <w:p w14:paraId="52899FD8" w14:textId="77777777" w:rsidR="00267805" w:rsidRPr="00DF25CA" w:rsidRDefault="00267805" w:rsidP="00267805">
      <w:pPr>
        <w:jc w:val="both"/>
        <w:rPr>
          <w:rFonts w:ascii="Arial Narrow" w:hAnsi="Arial Narrow" w:cs="Arial"/>
        </w:rPr>
      </w:pPr>
      <w:r w:rsidRPr="00DF25CA">
        <w:rPr>
          <w:rFonts w:ascii="Arial Narrow" w:hAnsi="Arial Narrow" w:cs="Arial"/>
        </w:rPr>
        <w:t xml:space="preserve">Following the recommendations for Class I and II products approval, our SaMD requires an evaluation of: performance, used inputs and intended use. All these elements that have been covered in this project. FDA also enhances good machine learning practices (GMLP), that include assessing the relevance of the data used to train the model for the specific application and an appropriate level of transparency and understandability of generated outputs towards the users. </w:t>
      </w:r>
    </w:p>
    <w:p w14:paraId="04C607E6" w14:textId="77777777" w:rsidR="00267805" w:rsidRPr="00DF25CA" w:rsidRDefault="00267805" w:rsidP="00267805">
      <w:pPr>
        <w:jc w:val="both"/>
        <w:rPr>
          <w:rFonts w:ascii="Arial Narrow" w:hAnsi="Arial Narrow" w:cs="Arial"/>
        </w:rPr>
      </w:pPr>
    </w:p>
    <w:p w14:paraId="3C29C1A5" w14:textId="77777777" w:rsidR="00267805" w:rsidRPr="00DF25CA" w:rsidRDefault="00267805" w:rsidP="00267805">
      <w:pPr>
        <w:jc w:val="both"/>
        <w:rPr>
          <w:rFonts w:ascii="Arial Narrow" w:hAnsi="Arial Narrow" w:cs="Arial"/>
        </w:rPr>
      </w:pPr>
      <w:r w:rsidRPr="00DF25CA">
        <w:rPr>
          <w:rFonts w:ascii="Arial Narrow" w:hAnsi="Arial Narrow" w:cs="Arial"/>
        </w:rPr>
        <w:t>Regarding European Union regulations, SaMD is not specifically treated inside Europeran Medicines Agency (EMA), but our project must match a more general regulation for Medical Device Applications called Medical Device Regulation (MDR). This MDR standards also perform a risk categorization based on the intended purpose of the devices and their inherent risks and, in general terms, the MDR requirements match those of the FDA.</w:t>
      </w:r>
    </w:p>
    <w:p w14:paraId="28F6AE89" w14:textId="77777777" w:rsidR="00267805" w:rsidRPr="00DF25CA" w:rsidRDefault="00267805" w:rsidP="00267805">
      <w:pPr>
        <w:jc w:val="both"/>
        <w:rPr>
          <w:rFonts w:ascii="Arial Narrow" w:hAnsi="Arial Narrow" w:cs="Arial"/>
        </w:rPr>
      </w:pPr>
    </w:p>
    <w:p w14:paraId="1A927E36" w14:textId="77777777" w:rsidR="00267805" w:rsidRPr="00DF25CA" w:rsidRDefault="00267805" w:rsidP="00267805">
      <w:pPr>
        <w:jc w:val="both"/>
        <w:rPr>
          <w:rFonts w:ascii="Arial Narrow" w:hAnsi="Arial Narrow" w:cs="Arial"/>
        </w:rPr>
      </w:pPr>
      <w:r w:rsidRPr="00DF25CA">
        <w:rPr>
          <w:rFonts w:ascii="Arial Narrow" w:hAnsi="Arial Narrow" w:cs="Arial"/>
        </w:rPr>
        <w:t>Once the requirements are met the product should not have problems to pass the regulations, even though further studies in biased training should first be successfully accomplished in order to obtain the approvals.</w:t>
      </w:r>
    </w:p>
    <w:p w14:paraId="01009930" w14:textId="77777777" w:rsidR="00267805" w:rsidRPr="00DF25CA" w:rsidRDefault="00267805" w:rsidP="00267805">
      <w:pPr>
        <w:rPr>
          <w:rFonts w:ascii="Arial Narrow" w:hAnsi="Arial Narrow"/>
        </w:rPr>
      </w:pPr>
    </w:p>
    <w:p w14:paraId="0F01896D" w14:textId="77777777" w:rsidR="00267805" w:rsidRPr="00DF25CA" w:rsidRDefault="00267805" w:rsidP="00267805">
      <w:pPr>
        <w:pStyle w:val="Heading1"/>
        <w:numPr>
          <w:ilvl w:val="0"/>
          <w:numId w:val="12"/>
        </w:numPr>
      </w:pPr>
      <w:bookmarkStart w:id="396" w:name="_Toc93057786"/>
      <w:r w:rsidRPr="00DF25CA">
        <w:t>Discussion and Future Prospects</w:t>
      </w:r>
      <w:bookmarkEnd w:id="396"/>
    </w:p>
    <w:p w14:paraId="4901DCE9" w14:textId="77777777" w:rsidR="00267805" w:rsidRPr="00DF25CA" w:rsidRDefault="00267805" w:rsidP="00267805">
      <w:pPr>
        <w:rPr>
          <w:rFonts w:ascii="Arial Narrow" w:hAnsi="Arial Narrow"/>
          <w:highlight w:val="yellow"/>
        </w:rPr>
      </w:pPr>
    </w:p>
    <w:p w14:paraId="6784B278" w14:textId="77777777" w:rsidR="00267805" w:rsidRPr="00DF25CA" w:rsidRDefault="00267805" w:rsidP="00267805">
      <w:pPr>
        <w:pStyle w:val="Heading2"/>
        <w:numPr>
          <w:ilvl w:val="1"/>
          <w:numId w:val="12"/>
        </w:numPr>
        <w:rPr>
          <w:rFonts w:ascii="Arial Narrow" w:hAnsi="Arial Narrow"/>
        </w:rPr>
      </w:pPr>
      <w:bookmarkStart w:id="397" w:name="_Toc93057787"/>
      <w:r w:rsidRPr="00DF25CA">
        <w:rPr>
          <w:rFonts w:ascii="Arial Narrow" w:hAnsi="Arial Narrow"/>
        </w:rPr>
        <w:t>Implications</w:t>
      </w:r>
      <w:bookmarkEnd w:id="397"/>
    </w:p>
    <w:p w14:paraId="68BF8341" w14:textId="77777777" w:rsidR="00267805" w:rsidRPr="00DF25CA" w:rsidRDefault="00267805" w:rsidP="00267805">
      <w:pPr>
        <w:rPr>
          <w:rFonts w:ascii="Arial Narrow" w:hAnsi="Arial Narrow"/>
        </w:rPr>
      </w:pPr>
    </w:p>
    <w:p w14:paraId="161B3067" w14:textId="77777777" w:rsidR="00267805" w:rsidRPr="00DF25CA" w:rsidRDefault="00267805" w:rsidP="00267805">
      <w:pPr>
        <w:jc w:val="both"/>
        <w:rPr>
          <w:rFonts w:ascii="Arial Narrow" w:hAnsi="Arial Narrow" w:cs="Arial"/>
        </w:rPr>
      </w:pPr>
      <w:r w:rsidRPr="00DF25CA">
        <w:rPr>
          <w:rFonts w:ascii="Arial Narrow" w:hAnsi="Arial Narrow" w:cs="Arial"/>
        </w:rPr>
        <w:lastRenderedPageBreak/>
        <w:t xml:space="preserve">The point that SVC and RFC models show good overall performance in predicting the LoC event of a patient </w:t>
      </w:r>
      <w:del w:id="398" w:author="Pedro Gambus" w:date="2022-01-18T13:39:00Z">
        <w:r w:rsidRPr="00DF25CA" w:rsidDel="00F03593">
          <w:rPr>
            <w:rFonts w:ascii="Arial Narrow" w:hAnsi="Arial Narrow" w:cs="Arial"/>
          </w:rPr>
          <w:delText>in the phase of</w:delText>
        </w:r>
      </w:del>
      <w:ins w:id="399" w:author="Pedro Gambus" w:date="2022-01-18T13:39:00Z">
        <w:r>
          <w:rPr>
            <w:rFonts w:ascii="Arial Narrow" w:hAnsi="Arial Narrow" w:cs="Arial"/>
          </w:rPr>
          <w:t>during</w:t>
        </w:r>
      </w:ins>
      <w:r w:rsidRPr="00DF25CA">
        <w:rPr>
          <w:rFonts w:ascii="Arial Narrow" w:hAnsi="Arial Narrow" w:cs="Arial"/>
        </w:rPr>
        <w:t xml:space="preserve"> anaesthesia induction</w:t>
      </w:r>
      <w:del w:id="400" w:author="Pedro Gambus" w:date="2022-01-18T13:40:00Z">
        <w:r w:rsidRPr="00DF25CA" w:rsidDel="00F03593">
          <w:rPr>
            <w:rFonts w:ascii="Arial Narrow" w:hAnsi="Arial Narrow" w:cs="Arial"/>
          </w:rPr>
          <w:delText xml:space="preserve"> under TCI implies</w:delText>
        </w:r>
      </w:del>
      <w:ins w:id="401" w:author="Pedro Gambus" w:date="2022-01-18T13:40:00Z">
        <w:r>
          <w:rPr>
            <w:rFonts w:ascii="Arial Narrow" w:hAnsi="Arial Narrow" w:cs="Arial"/>
          </w:rPr>
          <w:t>means</w:t>
        </w:r>
      </w:ins>
      <w:r w:rsidRPr="00DF25CA">
        <w:rPr>
          <w:rFonts w:ascii="Arial Narrow" w:hAnsi="Arial Narrow" w:cs="Arial"/>
        </w:rPr>
        <w:t xml:space="preserve"> several benefits from </w:t>
      </w:r>
      <w:del w:id="402" w:author="Pedro Gambus" w:date="2022-01-18T13:40:00Z">
        <w:r w:rsidRPr="00DF25CA" w:rsidDel="00F03593">
          <w:rPr>
            <w:rFonts w:ascii="Arial Narrow" w:hAnsi="Arial Narrow" w:cs="Arial"/>
          </w:rPr>
          <w:delText xml:space="preserve">the </w:delText>
        </w:r>
      </w:del>
      <w:ins w:id="403" w:author="Pedro Gambus" w:date="2022-01-18T13:40:00Z">
        <w:r>
          <w:rPr>
            <w:rFonts w:ascii="Arial Narrow" w:hAnsi="Arial Narrow" w:cs="Arial"/>
          </w:rPr>
          <w:t>a</w:t>
        </w:r>
        <w:r w:rsidRPr="00DF25CA">
          <w:rPr>
            <w:rFonts w:ascii="Arial Narrow" w:hAnsi="Arial Narrow" w:cs="Arial"/>
          </w:rPr>
          <w:t xml:space="preserve"> </w:t>
        </w:r>
      </w:ins>
      <w:r w:rsidRPr="00DF25CA">
        <w:rPr>
          <w:rFonts w:ascii="Arial Narrow" w:hAnsi="Arial Narrow" w:cs="Arial"/>
        </w:rPr>
        <w:t xml:space="preserve">clinical point of view. </w:t>
      </w:r>
    </w:p>
    <w:p w14:paraId="2C1CA674" w14:textId="77777777" w:rsidR="00267805" w:rsidRPr="00DF25CA" w:rsidRDefault="00267805" w:rsidP="00267805">
      <w:pPr>
        <w:jc w:val="both"/>
        <w:rPr>
          <w:rFonts w:ascii="Arial Narrow" w:hAnsi="Arial Narrow" w:cs="Arial"/>
        </w:rPr>
      </w:pPr>
    </w:p>
    <w:p w14:paraId="622A6B1C" w14:textId="77777777" w:rsidR="00267805" w:rsidRPr="00DF25CA" w:rsidRDefault="00267805" w:rsidP="00267805">
      <w:pPr>
        <w:jc w:val="both"/>
        <w:rPr>
          <w:rFonts w:ascii="Arial Narrow" w:hAnsi="Arial Narrow" w:cs="Arial"/>
        </w:rPr>
      </w:pPr>
      <w:r w:rsidRPr="00DF25CA">
        <w:rPr>
          <w:rFonts w:ascii="Arial Narrow" w:hAnsi="Arial Narrow" w:cs="Arial"/>
        </w:rPr>
        <w:t>First of all, the clinical support to practitioners with a model being trained with huge amounts of historical data goes in the direction of personalised medicine, if the model is correctly trained with balanced and unbiased data. This way practitioners can obtain a</w:t>
      </w:r>
      <w:del w:id="404" w:author="Pedro Gambus" w:date="2022-01-18T13:40:00Z">
        <w:r w:rsidRPr="00DF25CA" w:rsidDel="00F03593">
          <w:rPr>
            <w:rFonts w:ascii="Arial Narrow" w:hAnsi="Arial Narrow" w:cs="Arial"/>
          </w:rPr>
          <w:delText>n immediate second opinion</w:delText>
        </w:r>
      </w:del>
      <w:ins w:id="405" w:author="Pedro Gambus" w:date="2022-01-18T13:40:00Z">
        <w:r>
          <w:rPr>
            <w:rFonts w:ascii="Arial Narrow" w:hAnsi="Arial Narrow" w:cs="Arial"/>
          </w:rPr>
          <w:t xml:space="preserve"> fast and unbiased</w:t>
        </w:r>
      </w:ins>
      <w:r w:rsidRPr="00DF25CA">
        <w:rPr>
          <w:rFonts w:ascii="Arial Narrow" w:hAnsi="Arial Narrow" w:cs="Arial"/>
        </w:rPr>
        <w:t xml:space="preserve"> </w:t>
      </w:r>
      <w:ins w:id="406" w:author="Pedro Gambus" w:date="2022-01-18T13:41:00Z">
        <w:r>
          <w:rPr>
            <w:rFonts w:ascii="Arial Narrow" w:hAnsi="Arial Narrow" w:cs="Arial"/>
          </w:rPr>
          <w:t xml:space="preserve">information regarding LOC  coming </w:t>
        </w:r>
      </w:ins>
      <w:r w:rsidRPr="00DF25CA">
        <w:rPr>
          <w:rFonts w:ascii="Arial Narrow" w:hAnsi="Arial Narrow" w:cs="Arial"/>
        </w:rPr>
        <w:t xml:space="preserve">from </w:t>
      </w:r>
      <w:ins w:id="407" w:author="Pedro Gambus" w:date="2022-01-18T13:41:00Z">
        <w:r>
          <w:rPr>
            <w:rFonts w:ascii="Arial Narrow" w:hAnsi="Arial Narrow" w:cs="Arial"/>
          </w:rPr>
          <w:t xml:space="preserve">already collected data that has been </w:t>
        </w:r>
      </w:ins>
      <w:r w:rsidRPr="00DF25CA">
        <w:rPr>
          <w:rFonts w:ascii="Arial Narrow" w:hAnsi="Arial Narrow" w:cs="Arial"/>
        </w:rPr>
        <w:t>analysed</w:t>
      </w:r>
      <w:del w:id="408" w:author="Pedro Gambus" w:date="2022-01-18T13:41:00Z">
        <w:r w:rsidRPr="00DF25CA" w:rsidDel="00F03593">
          <w:rPr>
            <w:rFonts w:ascii="Arial Narrow" w:hAnsi="Arial Narrow" w:cs="Arial"/>
          </w:rPr>
          <w:delText xml:space="preserve"> data from the past</w:delText>
        </w:r>
      </w:del>
      <w:r w:rsidRPr="00DF25CA">
        <w:rPr>
          <w:rFonts w:ascii="Arial Narrow" w:hAnsi="Arial Narrow" w:cs="Arial"/>
        </w:rPr>
        <w:t xml:space="preserve"> </w:t>
      </w:r>
      <w:del w:id="409" w:author="Pedro Gambus" w:date="2022-01-18T13:42:00Z">
        <w:r w:rsidRPr="00DF25CA" w:rsidDel="00F03593">
          <w:rPr>
            <w:rFonts w:ascii="Arial Narrow" w:hAnsi="Arial Narrow" w:cs="Arial"/>
          </w:rPr>
          <w:delText>which due to human capacities and data dimensions could have never been taken into consideration as a whole</w:delText>
        </w:r>
      </w:del>
      <w:ins w:id="410" w:author="Pedro Gambus" w:date="2022-01-18T13:42:00Z">
        <w:r>
          <w:rPr>
            <w:rFonts w:ascii="Arial Narrow" w:hAnsi="Arial Narrow" w:cs="Arial"/>
          </w:rPr>
          <w:t>to provide predictive ability</w:t>
        </w:r>
      </w:ins>
      <w:r w:rsidRPr="00DF25CA">
        <w:rPr>
          <w:rFonts w:ascii="Arial Narrow" w:hAnsi="Arial Narrow" w:cs="Arial"/>
        </w:rPr>
        <w:t>.</w:t>
      </w:r>
    </w:p>
    <w:p w14:paraId="105BE924" w14:textId="77777777" w:rsidR="00267805" w:rsidRPr="00DF25CA" w:rsidRDefault="00267805" w:rsidP="00267805">
      <w:pPr>
        <w:jc w:val="both"/>
        <w:rPr>
          <w:rFonts w:ascii="Arial Narrow" w:hAnsi="Arial Narrow" w:cs="Arial"/>
        </w:rPr>
      </w:pPr>
    </w:p>
    <w:p w14:paraId="310BC6FF" w14:textId="77777777" w:rsidR="00267805" w:rsidRPr="00DF25CA" w:rsidRDefault="00267805" w:rsidP="00267805">
      <w:pPr>
        <w:jc w:val="both"/>
        <w:rPr>
          <w:rFonts w:ascii="Arial Narrow" w:hAnsi="Arial Narrow" w:cs="Arial"/>
        </w:rPr>
      </w:pPr>
      <w:commentRangeStart w:id="411"/>
      <w:r w:rsidRPr="00DF25CA">
        <w:rPr>
          <w:rFonts w:ascii="Arial Narrow" w:hAnsi="Arial Narrow" w:cs="Arial"/>
        </w:rPr>
        <w:t>On the other hand, the digitalisation LoC evaluation is a first step to minimise the contact of medical professionals with the patient under general anaesthesia, an especially interesting implication regarding infective transmissible pathologies such as SARS CoV-2.</w:t>
      </w:r>
      <w:commentRangeEnd w:id="411"/>
      <w:r>
        <w:rPr>
          <w:rStyle w:val="CommentReference"/>
        </w:rPr>
        <w:commentReference w:id="411"/>
      </w:r>
      <w:r w:rsidRPr="00DF25CA">
        <w:rPr>
          <w:rFonts w:ascii="Arial Narrow" w:hAnsi="Arial Narrow" w:cs="Arial"/>
        </w:rPr>
        <w:t xml:space="preserve"> </w:t>
      </w:r>
    </w:p>
    <w:p w14:paraId="2BDDF1F7" w14:textId="77777777" w:rsidR="00267805" w:rsidRPr="00DF25CA" w:rsidRDefault="00267805" w:rsidP="00267805">
      <w:pPr>
        <w:jc w:val="both"/>
        <w:rPr>
          <w:rFonts w:ascii="Arial Narrow" w:hAnsi="Arial Narrow" w:cs="Arial"/>
        </w:rPr>
      </w:pPr>
    </w:p>
    <w:p w14:paraId="7C985596" w14:textId="77777777" w:rsidR="00267805" w:rsidRPr="00DF25CA" w:rsidRDefault="00267805" w:rsidP="00267805">
      <w:pPr>
        <w:jc w:val="both"/>
        <w:rPr>
          <w:rFonts w:ascii="Arial Narrow" w:hAnsi="Arial Narrow" w:cs="Arial"/>
        </w:rPr>
      </w:pPr>
      <w:r w:rsidRPr="00DF25CA">
        <w:rPr>
          <w:rFonts w:ascii="Arial Narrow" w:hAnsi="Arial Narrow" w:cs="Arial"/>
        </w:rPr>
        <w:t xml:space="preserve">Finally, the same digitalisation of this duty is interesting from the process automation point of view. </w:t>
      </w:r>
      <w:ins w:id="412" w:author="Pedro Gambus" w:date="2022-01-18T13:44:00Z">
        <w:r>
          <w:rPr>
            <w:rFonts w:ascii="Arial Narrow" w:hAnsi="Arial Narrow" w:cs="Arial"/>
          </w:rPr>
          <w:t>Automation and prediction does not mean taking away decision abilities from the attending anesthesiologist but rather providing another source of information to support the proces</w:t>
        </w:r>
      </w:ins>
      <w:ins w:id="413" w:author="Pedro Gambus" w:date="2022-01-18T13:45:00Z">
        <w:r>
          <w:rPr>
            <w:rFonts w:ascii="Arial Narrow" w:hAnsi="Arial Narrow" w:cs="Arial"/>
          </w:rPr>
          <w:t xml:space="preserve">s of decision making. </w:t>
        </w:r>
      </w:ins>
      <w:del w:id="414" w:author="Pedro Gambus" w:date="2022-01-18T13:45:00Z">
        <w:r w:rsidRPr="00DF25CA" w:rsidDel="008F7DF4">
          <w:rPr>
            <w:rFonts w:ascii="Arial Narrow" w:hAnsi="Arial Narrow" w:cs="Arial"/>
          </w:rPr>
          <w:delText>Not from a labour intrusion perspective; e</w:delText>
        </w:r>
      </w:del>
      <w:ins w:id="415" w:author="Pedro Gambus" w:date="2022-01-18T13:45:00Z">
        <w:r>
          <w:rPr>
            <w:rFonts w:ascii="Arial Narrow" w:hAnsi="Arial Narrow" w:cs="Arial"/>
          </w:rPr>
          <w:t>E</w:t>
        </w:r>
      </w:ins>
      <w:r w:rsidRPr="00DF25CA">
        <w:rPr>
          <w:rFonts w:ascii="Arial Narrow" w:hAnsi="Arial Narrow" w:cs="Arial"/>
        </w:rPr>
        <w:t>ven though prediction of intraoperative events can be of clinical usefulness it does not pretend to replace practitioners’</w:t>
      </w:r>
      <w:ins w:id="416" w:author="Pedro Gambus" w:date="2022-01-18T13:44:00Z">
        <w:r>
          <w:rPr>
            <w:rFonts w:ascii="Arial Narrow" w:hAnsi="Arial Narrow" w:cs="Arial"/>
          </w:rPr>
          <w:t xml:space="preserve"> work</w:t>
        </w:r>
      </w:ins>
      <w:del w:id="417" w:author="Pedro Gambus" w:date="2022-01-18T13:44:00Z">
        <w:r w:rsidRPr="00DF25CA" w:rsidDel="00F03593">
          <w:rPr>
            <w:rFonts w:ascii="Arial Narrow" w:hAnsi="Arial Narrow" w:cs="Arial"/>
          </w:rPr>
          <w:delText xml:space="preserve"> labour</w:delText>
        </w:r>
      </w:del>
      <w:r w:rsidRPr="00DF25CA">
        <w:rPr>
          <w:rFonts w:ascii="Arial Narrow" w:hAnsi="Arial Narrow" w:cs="Arial"/>
        </w:rPr>
        <w:t xml:space="preserve">, but rather improve surgical performances and practitioners comfort. Also, these predictive capacities </w:t>
      </w:r>
      <w:del w:id="418" w:author="Pedro Gambus" w:date="2022-01-18T13:45:00Z">
        <w:r w:rsidRPr="00DF25CA" w:rsidDel="008F7DF4">
          <w:rPr>
            <w:rFonts w:ascii="Arial Narrow" w:hAnsi="Arial Narrow" w:cs="Arial"/>
          </w:rPr>
          <w:delText xml:space="preserve">are </w:delText>
        </w:r>
      </w:del>
      <w:ins w:id="419" w:author="Pedro Gambus" w:date="2022-01-18T13:45:00Z">
        <w:r>
          <w:rPr>
            <w:rFonts w:ascii="Arial Narrow" w:hAnsi="Arial Narrow" w:cs="Arial"/>
          </w:rPr>
          <w:t>constitute</w:t>
        </w:r>
        <w:r w:rsidRPr="00DF25CA">
          <w:rPr>
            <w:rFonts w:ascii="Arial Narrow" w:hAnsi="Arial Narrow" w:cs="Arial"/>
          </w:rPr>
          <w:t xml:space="preserve"> </w:t>
        </w:r>
      </w:ins>
      <w:r w:rsidRPr="00DF25CA">
        <w:rPr>
          <w:rFonts w:ascii="Arial Narrow" w:hAnsi="Arial Narrow" w:cs="Arial"/>
        </w:rPr>
        <w:t>a</w:t>
      </w:r>
      <w:ins w:id="420" w:author="Pedro Gambus" w:date="2022-01-18T13:45:00Z">
        <w:r>
          <w:rPr>
            <w:rFonts w:ascii="Arial Narrow" w:hAnsi="Arial Narrow" w:cs="Arial"/>
          </w:rPr>
          <w:t>n initial</w:t>
        </w:r>
      </w:ins>
      <w:del w:id="421" w:author="Pedro Gambus" w:date="2022-01-18T13:45:00Z">
        <w:r w:rsidRPr="00DF25CA" w:rsidDel="008F7DF4">
          <w:rPr>
            <w:rFonts w:ascii="Arial Narrow" w:hAnsi="Arial Narrow" w:cs="Arial"/>
          </w:rPr>
          <w:delText xml:space="preserve"> young </w:delText>
        </w:r>
      </w:del>
      <w:r w:rsidRPr="00DF25CA">
        <w:rPr>
          <w:rFonts w:ascii="Arial Narrow" w:hAnsi="Arial Narrow" w:cs="Arial"/>
        </w:rPr>
        <w:t>first step towards a partially automated anaesthesia process, that even though it would never be desirable, could be of crucial interest in extreme situations where no medical professionals are available, such as in war zones, remote locations, spatial stations etc.</w:t>
      </w:r>
    </w:p>
    <w:p w14:paraId="7B1858EB" w14:textId="77777777" w:rsidR="00267805" w:rsidRPr="00DF25CA" w:rsidRDefault="00267805" w:rsidP="00267805">
      <w:pPr>
        <w:jc w:val="both"/>
        <w:rPr>
          <w:rFonts w:ascii="Arial Narrow" w:hAnsi="Arial Narrow" w:cs="Arial"/>
        </w:rPr>
      </w:pPr>
    </w:p>
    <w:p w14:paraId="70183245" w14:textId="77777777" w:rsidR="00267805" w:rsidRPr="00DF25CA" w:rsidRDefault="00267805" w:rsidP="00267805">
      <w:pPr>
        <w:jc w:val="both"/>
        <w:rPr>
          <w:rFonts w:ascii="Arial Narrow" w:hAnsi="Arial Narrow" w:cs="Arial"/>
        </w:rPr>
      </w:pPr>
    </w:p>
    <w:p w14:paraId="6B4D677E" w14:textId="77777777" w:rsidR="00267805" w:rsidRPr="00DF25CA" w:rsidRDefault="00267805" w:rsidP="00267805">
      <w:pPr>
        <w:pStyle w:val="Heading2"/>
        <w:numPr>
          <w:ilvl w:val="1"/>
          <w:numId w:val="12"/>
        </w:numPr>
        <w:rPr>
          <w:rFonts w:ascii="Arial Narrow" w:hAnsi="Arial Narrow"/>
        </w:rPr>
      </w:pPr>
      <w:bookmarkStart w:id="422" w:name="_Toc93057788"/>
      <w:r w:rsidRPr="00DF25CA">
        <w:rPr>
          <w:rFonts w:ascii="Arial Narrow" w:hAnsi="Arial Narrow"/>
        </w:rPr>
        <w:t>Limitations</w:t>
      </w:r>
      <w:bookmarkEnd w:id="422"/>
    </w:p>
    <w:p w14:paraId="1388324E" w14:textId="77777777" w:rsidR="00267805" w:rsidRPr="00DF25CA" w:rsidRDefault="00267805" w:rsidP="00267805"/>
    <w:p w14:paraId="6AFE929B" w14:textId="77777777" w:rsidR="00267805" w:rsidRPr="00DF25CA" w:rsidRDefault="00267805" w:rsidP="00267805">
      <w:pPr>
        <w:jc w:val="both"/>
        <w:rPr>
          <w:rFonts w:ascii="Arial Narrow" w:hAnsi="Arial Narrow" w:cs="Arial"/>
        </w:rPr>
      </w:pPr>
      <w:r w:rsidRPr="00DF25CA">
        <w:rPr>
          <w:rFonts w:ascii="Arial Narrow" w:hAnsi="Arial Narrow" w:cs="Arial"/>
        </w:rPr>
        <w:t>The limitations of a project are defined as the barriers and difficulties acknowledged during or even prior to execution that were not possible to handle or overcome. Limitations are boundaries or problems that have made some goals of the project totally or partially unachievable. In our particular case and given that our project is based in data analysis and model generation, it would be expected that most of the limitations were found around the quality, structure, composition or origin of the data.</w:t>
      </w:r>
    </w:p>
    <w:p w14:paraId="434B2DF5" w14:textId="77777777" w:rsidR="00267805" w:rsidRPr="00DF25CA" w:rsidRDefault="00267805" w:rsidP="00267805">
      <w:pPr>
        <w:jc w:val="both"/>
        <w:rPr>
          <w:rFonts w:ascii="Arial Narrow" w:hAnsi="Arial Narrow" w:cs="Arial"/>
        </w:rPr>
      </w:pPr>
    </w:p>
    <w:p w14:paraId="362EEE57" w14:textId="77777777" w:rsidR="00267805" w:rsidRPr="00DF25CA" w:rsidRDefault="00267805" w:rsidP="00267805">
      <w:pPr>
        <w:jc w:val="both"/>
        <w:rPr>
          <w:rFonts w:ascii="Arial Narrow" w:hAnsi="Arial Narrow" w:cs="Arial"/>
        </w:rPr>
      </w:pPr>
      <w:r w:rsidRPr="00DF25CA">
        <w:rPr>
          <w:rFonts w:ascii="Arial Narrow" w:hAnsi="Arial Narrow" w:cs="Arial"/>
        </w:rPr>
        <w:t>As mentioned above, the first limitation that came up when achieving our goals was the origin of the data. Due to the nature of the OR where our patients’ data is collected, the samples used to both train and test the model are composed mainly by individuals of female sex, from Mediterranean origin and of advanced age. This clear under representation of male sex, different ethnics and ages limits the possibility of model generalisation. In order to evaluate the models’ applicability to individuals of different characteristics than the ones used to train and test the model further validation tasks should be performed.</w:t>
      </w:r>
    </w:p>
    <w:p w14:paraId="417A4D62" w14:textId="77777777" w:rsidR="00267805" w:rsidRPr="00DF25CA" w:rsidRDefault="00267805" w:rsidP="00267805">
      <w:pPr>
        <w:jc w:val="both"/>
        <w:rPr>
          <w:rFonts w:ascii="Arial Narrow" w:hAnsi="Arial Narrow" w:cs="Arial"/>
        </w:rPr>
      </w:pPr>
    </w:p>
    <w:p w14:paraId="0BF770E9" w14:textId="77777777" w:rsidR="00267805" w:rsidRPr="00DF25CA" w:rsidRDefault="00267805" w:rsidP="00267805">
      <w:pPr>
        <w:jc w:val="both"/>
        <w:rPr>
          <w:rFonts w:ascii="Arial Narrow" w:hAnsi="Arial Narrow" w:cs="Arial"/>
        </w:rPr>
      </w:pPr>
      <w:r w:rsidRPr="00DF25CA">
        <w:rPr>
          <w:rFonts w:ascii="Arial Narrow" w:hAnsi="Arial Narrow" w:cs="Arial"/>
        </w:rPr>
        <w:t>On the other hand, the model is not simply a LoC model, but a ML model trained to predict loss of verbal response</w:t>
      </w:r>
      <w:ins w:id="423" w:author="Pedro Gambus" w:date="2022-01-18T13:46:00Z">
        <w:r>
          <w:rPr>
            <w:rFonts w:ascii="Arial Narrow" w:hAnsi="Arial Narrow" w:cs="Arial"/>
          </w:rPr>
          <w:t xml:space="preserve">, as a surrogate measure of LOC, </w:t>
        </w:r>
      </w:ins>
      <w:del w:id="424" w:author="Pedro Gambus" w:date="2022-01-18T13:46:00Z">
        <w:r w:rsidRPr="00DF25CA" w:rsidDel="008F7DF4">
          <w:rPr>
            <w:rFonts w:ascii="Arial Narrow" w:hAnsi="Arial Narrow" w:cs="Arial"/>
          </w:rPr>
          <w:delText xml:space="preserve"> </w:delText>
        </w:r>
      </w:del>
      <w:r w:rsidRPr="00DF25CA">
        <w:rPr>
          <w:rFonts w:ascii="Arial Narrow" w:hAnsi="Arial Narrow" w:cs="Arial"/>
        </w:rPr>
        <w:t xml:space="preserve">event </w:t>
      </w:r>
      <w:del w:id="425" w:author="Pedro Gambus" w:date="2022-01-18T13:46:00Z">
        <w:r w:rsidRPr="00DF25CA" w:rsidDel="008F7DF4">
          <w:rPr>
            <w:rFonts w:ascii="Arial Narrow" w:hAnsi="Arial Narrow" w:cs="Arial"/>
          </w:rPr>
          <w:delText>at the phase of</w:delText>
        </w:r>
      </w:del>
      <w:ins w:id="426" w:author="Pedro Gambus" w:date="2022-01-18T13:46:00Z">
        <w:r>
          <w:rPr>
            <w:rFonts w:ascii="Arial Narrow" w:hAnsi="Arial Narrow" w:cs="Arial"/>
          </w:rPr>
          <w:t>during induction of</w:t>
        </w:r>
      </w:ins>
      <w:r w:rsidRPr="00DF25CA">
        <w:rPr>
          <w:rFonts w:ascii="Arial Narrow" w:hAnsi="Arial Narrow" w:cs="Arial"/>
        </w:rPr>
        <w:t xml:space="preserve"> </w:t>
      </w:r>
      <w:ins w:id="427" w:author="Pedro Gambus" w:date="2022-01-18T13:46:00Z">
        <w:r>
          <w:rPr>
            <w:rFonts w:ascii="Arial Narrow" w:hAnsi="Arial Narrow" w:cs="Arial"/>
          </w:rPr>
          <w:t xml:space="preserve">general </w:t>
        </w:r>
      </w:ins>
      <w:r w:rsidRPr="00DF25CA">
        <w:rPr>
          <w:rFonts w:ascii="Arial Narrow" w:hAnsi="Arial Narrow" w:cs="Arial"/>
        </w:rPr>
        <w:t>anaesthesia</w:t>
      </w:r>
      <w:del w:id="428" w:author="Pedro Gambus" w:date="2022-01-18T13:46:00Z">
        <w:r w:rsidRPr="00DF25CA" w:rsidDel="008F7DF4">
          <w:rPr>
            <w:rFonts w:ascii="Arial Narrow" w:hAnsi="Arial Narrow" w:cs="Arial"/>
          </w:rPr>
          <w:delText xml:space="preserve"> induction</w:delText>
        </w:r>
      </w:del>
      <w:r w:rsidRPr="00DF25CA">
        <w:rPr>
          <w:rFonts w:ascii="Arial Narrow" w:hAnsi="Arial Narrow" w:cs="Arial"/>
        </w:rPr>
        <w:t>. This means that as the samples used to train the model where from 60s before and after the patients fell unconscious, the applicability of the model to assess consciousness state of the patient at any other moment of the intervention rather than anaeshtesia induction would not correspond without previous validation. Also, the model does not predict LoC, but loss of verbal response</w:t>
      </w:r>
      <w:ins w:id="429" w:author="Pedro Gambus" w:date="2022-01-18T13:46:00Z">
        <w:r>
          <w:rPr>
            <w:rFonts w:ascii="Arial Narrow" w:hAnsi="Arial Narrow" w:cs="Arial"/>
          </w:rPr>
          <w:t xml:space="preserve"> as a surrogate measure of LO</w:t>
        </w:r>
      </w:ins>
      <w:ins w:id="430" w:author="Pedro Gambus" w:date="2022-01-18T13:47:00Z">
        <w:r>
          <w:rPr>
            <w:rFonts w:ascii="Arial Narrow" w:hAnsi="Arial Narrow" w:cs="Arial"/>
          </w:rPr>
          <w:t>C</w:t>
        </w:r>
      </w:ins>
      <w:r w:rsidRPr="00DF25CA">
        <w:rPr>
          <w:rFonts w:ascii="Arial Narrow" w:hAnsi="Arial Narrow" w:cs="Arial"/>
        </w:rPr>
        <w:t>. This is due to the limitation of LoC concept, which has no scientifically defined measurable expression, and therefore loss of verbal response is the used to assess LoC.</w:t>
      </w:r>
    </w:p>
    <w:p w14:paraId="2EB358FC" w14:textId="77777777" w:rsidR="00267805" w:rsidRPr="00DF25CA" w:rsidRDefault="00267805" w:rsidP="00267805">
      <w:pPr>
        <w:jc w:val="both"/>
        <w:rPr>
          <w:rFonts w:ascii="Arial Narrow" w:hAnsi="Arial Narrow" w:cs="Arial"/>
        </w:rPr>
      </w:pPr>
    </w:p>
    <w:p w14:paraId="31699A2F" w14:textId="77777777" w:rsidR="00267805" w:rsidRPr="00DF25CA" w:rsidRDefault="00267805" w:rsidP="00267805">
      <w:pPr>
        <w:jc w:val="both"/>
        <w:rPr>
          <w:rFonts w:ascii="Arial Narrow" w:hAnsi="Arial Narrow" w:cs="Arial"/>
        </w:rPr>
      </w:pPr>
      <w:r w:rsidRPr="00DF25CA">
        <w:rPr>
          <w:rFonts w:ascii="Arial Narrow" w:hAnsi="Arial Narrow" w:cs="Arial"/>
        </w:rPr>
        <w:t xml:space="preserve">Furthermore, the inputs of the model, which go from NIBP to HR and Remifentanil and Propofol effect site concentrations limit the types of general anaesthesia where the model can be used. It is therefore straightforward that the model is limited to TIVA-TCI Propofol and Remifentanil mediated general </w:t>
      </w:r>
      <w:r w:rsidRPr="00DF25CA">
        <w:rPr>
          <w:rFonts w:ascii="Arial Narrow" w:hAnsi="Arial Narrow" w:cs="Arial"/>
        </w:rPr>
        <w:lastRenderedPageBreak/>
        <w:t>anaesthesia. In the same direction, another limitation of the project is the necessity of software integration, as the four input variables mentioned above come from Anaesthesia monitor (NIBP and HR) and from the TCI automatic pumps (Ce</w:t>
      </w:r>
      <w:r w:rsidRPr="00DF25CA">
        <w:rPr>
          <w:rFonts w:ascii="Arial Narrow" w:hAnsi="Arial Narrow" w:cs="Arial"/>
          <w:vertAlign w:val="subscript"/>
        </w:rPr>
        <w:t>Propo</w:t>
      </w:r>
      <w:r w:rsidRPr="00DF25CA">
        <w:rPr>
          <w:rFonts w:ascii="Arial Narrow" w:hAnsi="Arial Narrow" w:cs="Arial"/>
        </w:rPr>
        <w:t xml:space="preserve"> and Ce</w:t>
      </w:r>
      <w:r w:rsidRPr="00DF25CA">
        <w:rPr>
          <w:rFonts w:ascii="Arial Narrow" w:hAnsi="Arial Narrow" w:cs="Arial"/>
          <w:vertAlign w:val="subscript"/>
        </w:rPr>
        <w:t>Remi</w:t>
      </w:r>
      <w:r w:rsidRPr="00DF25CA">
        <w:rPr>
          <w:rFonts w:ascii="Arial Narrow" w:hAnsi="Arial Narrow" w:cs="Arial"/>
        </w:rPr>
        <w:t>). Without the integration of this information, it is not possible for the model to compute the predictions.</w:t>
      </w:r>
    </w:p>
    <w:p w14:paraId="3B4CC05C" w14:textId="77777777" w:rsidR="00267805" w:rsidRPr="00DF25CA" w:rsidRDefault="00267805" w:rsidP="00267805">
      <w:pPr>
        <w:jc w:val="both"/>
        <w:rPr>
          <w:rFonts w:ascii="Arial Narrow" w:hAnsi="Arial Narrow" w:cs="Arial"/>
        </w:rPr>
      </w:pPr>
    </w:p>
    <w:p w14:paraId="0A7C679C" w14:textId="77777777" w:rsidR="00267805" w:rsidRPr="00DF25CA" w:rsidRDefault="00267805" w:rsidP="00267805">
      <w:pPr>
        <w:jc w:val="both"/>
        <w:rPr>
          <w:rFonts w:ascii="Arial Narrow" w:hAnsi="Arial Narrow" w:cs="Arial"/>
        </w:rPr>
      </w:pPr>
      <w:r w:rsidRPr="00DF25CA">
        <w:rPr>
          <w:rFonts w:ascii="Arial Narrow" w:hAnsi="Arial Narrow" w:cs="Arial"/>
        </w:rPr>
        <w:t>Finally, the last limitation is regarding the selected variables used to train the model. The first selection was done under the supervision of Dr Pedro Gambús, who has a wide knowledge on the topic and mentored the most logical selection. This means that the initial feature selection was not properly handled by feature importance techniques or by statistical evidence but rather informally.</w:t>
      </w:r>
    </w:p>
    <w:p w14:paraId="619F8B82" w14:textId="77777777" w:rsidR="00267805" w:rsidRPr="00DF25CA" w:rsidRDefault="00267805" w:rsidP="00267805">
      <w:pPr>
        <w:jc w:val="both"/>
        <w:rPr>
          <w:rFonts w:ascii="Arial Narrow" w:hAnsi="Arial Narrow" w:cs="Arial"/>
        </w:rPr>
      </w:pPr>
    </w:p>
    <w:p w14:paraId="40B7F123" w14:textId="77777777" w:rsidR="00267805" w:rsidRPr="00DF25CA" w:rsidRDefault="00267805" w:rsidP="00267805">
      <w:pPr>
        <w:rPr>
          <w:rFonts w:ascii="Arial Narrow" w:hAnsi="Arial Narrow"/>
        </w:rPr>
      </w:pPr>
    </w:p>
    <w:p w14:paraId="6BAAAFAB" w14:textId="77777777" w:rsidR="00267805" w:rsidRPr="00DF25CA" w:rsidRDefault="00267805" w:rsidP="00267805">
      <w:pPr>
        <w:pStyle w:val="Heading2"/>
        <w:numPr>
          <w:ilvl w:val="1"/>
          <w:numId w:val="12"/>
        </w:numPr>
        <w:rPr>
          <w:rFonts w:ascii="Arial Narrow" w:hAnsi="Arial Narrow"/>
        </w:rPr>
      </w:pPr>
      <w:bookmarkStart w:id="431" w:name="_Toc93057789"/>
      <w:r w:rsidRPr="00DF25CA">
        <w:rPr>
          <w:rFonts w:ascii="Arial Narrow" w:hAnsi="Arial Narrow"/>
        </w:rPr>
        <w:t>Recommendations</w:t>
      </w:r>
      <w:bookmarkEnd w:id="431"/>
      <w:r w:rsidRPr="00DF25CA">
        <w:rPr>
          <w:rFonts w:ascii="Arial Narrow" w:hAnsi="Arial Narrow"/>
        </w:rPr>
        <w:t xml:space="preserve"> and Future Prospects</w:t>
      </w:r>
    </w:p>
    <w:p w14:paraId="0E2218CD" w14:textId="77777777" w:rsidR="00267805" w:rsidRPr="00DF25CA" w:rsidRDefault="00267805" w:rsidP="00267805">
      <w:pPr>
        <w:jc w:val="both"/>
        <w:rPr>
          <w:rStyle w:val="Hyperlink"/>
          <w:rFonts w:ascii="Arial Narrow" w:hAnsi="Arial Narrow" w:cs="Arial"/>
        </w:rPr>
      </w:pPr>
    </w:p>
    <w:p w14:paraId="4D1E36AE" w14:textId="77777777" w:rsidR="00267805" w:rsidRPr="00DF25CA" w:rsidRDefault="00267805" w:rsidP="00267805">
      <w:pPr>
        <w:jc w:val="both"/>
      </w:pPr>
      <w:r w:rsidRPr="00DF25CA">
        <w:t>Future studies around this project should start by performing a prospective validation of the model with balanced data, as mentioned in Section 8.2. Limitations in paragraph 2, in order to perform a reliable generalisation on a wider population. Performance of the model should be given in ROC AUC and results showed with confidence intervals.</w:t>
      </w:r>
    </w:p>
    <w:p w14:paraId="1B24929F" w14:textId="77777777" w:rsidR="00267805" w:rsidRPr="00DF25CA" w:rsidRDefault="00267805" w:rsidP="00267805">
      <w:pPr>
        <w:jc w:val="both"/>
      </w:pPr>
    </w:p>
    <w:p w14:paraId="65199655" w14:textId="77777777" w:rsidR="00267805" w:rsidRPr="00DF25CA" w:rsidRDefault="00267805" w:rsidP="00267805">
      <w:pPr>
        <w:jc w:val="both"/>
      </w:pPr>
      <w:r w:rsidRPr="00DF25CA">
        <w:t>Another recommendation for future implementation is the study of DL algorithms to perform the same predictions achieved with ML in this project and compare performances. As data gathering is a continuous process done in the OR number 4, it is possible that in some time enough data will be gathered to adequately train and validate DL models with high complexity structures.</w:t>
      </w:r>
    </w:p>
    <w:p w14:paraId="21A91A0A" w14:textId="77777777" w:rsidR="00267805" w:rsidRPr="00DF25CA" w:rsidRDefault="00267805" w:rsidP="00267805">
      <w:pPr>
        <w:jc w:val="both"/>
      </w:pPr>
    </w:p>
    <w:p w14:paraId="6F58BF55" w14:textId="77777777" w:rsidR="00267805" w:rsidRPr="00DF25CA" w:rsidRDefault="00267805" w:rsidP="00267805">
      <w:pPr>
        <w:jc w:val="both"/>
      </w:pPr>
      <w:r w:rsidRPr="00DF25CA">
        <w:t>Some more future implementations related to patients’ consciousness such as anaesthesia awareness could also be studied with little modifications of the proposed models, and it would be of clinical interest to prophylactically predict this undesirable scenario in surgical interventions. Other intraoperative events such as patient movement, BAR suppression and hypotension between others could be or are already being modelled with similar approaches to the one proposed, and to prototype an integrated system of this predictions into the OR infrastructure is a future prospect to take into consideration.</w:t>
      </w:r>
    </w:p>
    <w:p w14:paraId="3AB10795" w14:textId="77777777" w:rsidR="00267805" w:rsidRPr="00DF25CA" w:rsidRDefault="00267805" w:rsidP="00267805">
      <w:pPr>
        <w:jc w:val="both"/>
      </w:pPr>
    </w:p>
    <w:p w14:paraId="347CA197" w14:textId="77777777" w:rsidR="00267805" w:rsidRPr="00DF25CA" w:rsidRDefault="00267805" w:rsidP="00267805">
      <w:pPr>
        <w:jc w:val="both"/>
      </w:pPr>
      <w:r w:rsidRPr="00DF25CA">
        <w:t>Finally, introduction of new data such as health habits, comorbidities and data from same patients’ past interventions would be an improvement in current personalised medicine approaches. Also, feature engineering to automatically select important variables to perform predictions is a strong recommendation that, even though it has not been implemented in this project, is part of good AI programming practices to improve models’ performance.</w:t>
      </w:r>
    </w:p>
    <w:p w14:paraId="2C4FFC1E" w14:textId="77777777" w:rsidR="00267805" w:rsidRPr="00DF25CA" w:rsidRDefault="00267805" w:rsidP="00267805">
      <w:pPr>
        <w:jc w:val="both"/>
      </w:pPr>
    </w:p>
    <w:p w14:paraId="1387D1B5" w14:textId="77777777" w:rsidR="00267805" w:rsidRDefault="00267805" w:rsidP="00267805">
      <w:pPr>
        <w:jc w:val="both"/>
      </w:pPr>
    </w:p>
    <w:p w14:paraId="5C84D92E" w14:textId="77777777" w:rsidR="00267805" w:rsidRDefault="00267805" w:rsidP="00267805">
      <w:pPr>
        <w:jc w:val="both"/>
      </w:pPr>
    </w:p>
    <w:p w14:paraId="6F8C9E0A" w14:textId="77777777" w:rsidR="00267805" w:rsidRDefault="00267805" w:rsidP="00267805">
      <w:pPr>
        <w:jc w:val="both"/>
      </w:pPr>
    </w:p>
    <w:p w14:paraId="0097C7CB" w14:textId="77777777" w:rsidR="00267805" w:rsidRDefault="00267805" w:rsidP="00267805">
      <w:pPr>
        <w:jc w:val="both"/>
      </w:pPr>
    </w:p>
    <w:p w14:paraId="59D8686C" w14:textId="77777777" w:rsidR="00267805" w:rsidRPr="00DF25CA" w:rsidRDefault="00267805" w:rsidP="00267805">
      <w:pPr>
        <w:jc w:val="both"/>
      </w:pPr>
    </w:p>
    <w:p w14:paraId="5E2AE17B" w14:textId="77777777" w:rsidR="00267805" w:rsidRPr="00DF25CA" w:rsidRDefault="00267805" w:rsidP="00267805">
      <w:pPr>
        <w:jc w:val="both"/>
      </w:pPr>
    </w:p>
    <w:bookmarkStart w:id="432" w:name="_Toc93057790" w:displacedByCustomXml="next"/>
    <w:sdt>
      <w:sdtPr>
        <w:rPr>
          <w:rFonts w:ascii="Times New Roman" w:eastAsia="Times New Roman" w:hAnsi="Times New Roman" w:cs="Times New Roman"/>
          <w:color w:val="0563C1" w:themeColor="hyperlink"/>
          <w:sz w:val="24"/>
          <w:szCs w:val="24"/>
          <w:u w:val="single"/>
        </w:rPr>
        <w:id w:val="-226292832"/>
        <w:docPartObj>
          <w:docPartGallery w:val="Bibliographies"/>
          <w:docPartUnique/>
        </w:docPartObj>
      </w:sdtPr>
      <w:sdtEndPr>
        <w:rPr>
          <w:color w:val="auto"/>
          <w:u w:val="none"/>
        </w:rPr>
      </w:sdtEndPr>
      <w:sdtContent>
        <w:p w14:paraId="2E1926B8" w14:textId="77777777" w:rsidR="00267805" w:rsidRPr="00DF25CA" w:rsidRDefault="00267805" w:rsidP="00267805">
          <w:pPr>
            <w:pStyle w:val="Heading1"/>
            <w:numPr>
              <w:ilvl w:val="0"/>
              <w:numId w:val="12"/>
            </w:numPr>
          </w:pPr>
          <w:r w:rsidRPr="00DF25CA">
            <w:t>Bibliography</w:t>
          </w:r>
          <w:bookmarkEnd w:id="432"/>
        </w:p>
        <w:sdt>
          <w:sdtPr>
            <w:rPr>
              <w:rFonts w:ascii="Arial Narrow" w:hAnsi="Arial Narrow"/>
            </w:rPr>
            <w:id w:val="111145805"/>
            <w:bibliography/>
          </w:sdtPr>
          <w:sdtContent>
            <w:p w14:paraId="15EF1E10" w14:textId="77777777" w:rsidR="00267805" w:rsidRPr="00DF25CA" w:rsidRDefault="00267805" w:rsidP="00267805">
              <w:pPr>
                <w:pStyle w:val="Bibliography"/>
                <w:ind w:left="720" w:hanging="720"/>
                <w:rPr>
                  <w:rFonts w:ascii="Arial Narrow" w:hAnsi="Arial Narrow"/>
                  <w:noProof/>
                </w:rPr>
              </w:pPr>
              <w:r w:rsidRPr="00DF25CA">
                <w:rPr>
                  <w:rFonts w:ascii="Arial Narrow" w:hAnsi="Arial Narrow"/>
                </w:rPr>
                <w:fldChar w:fldCharType="begin"/>
              </w:r>
              <w:r w:rsidRPr="00DF25CA">
                <w:rPr>
                  <w:rFonts w:ascii="Arial Narrow" w:hAnsi="Arial Narrow"/>
                </w:rPr>
                <w:instrText xml:space="preserve"> BIBLIOGRAPHY </w:instrText>
              </w:r>
              <w:r w:rsidRPr="00DF25CA">
                <w:rPr>
                  <w:rFonts w:ascii="Arial Narrow" w:hAnsi="Arial Narrow"/>
                </w:rPr>
                <w:fldChar w:fldCharType="separate"/>
              </w:r>
              <w:r w:rsidRPr="00DF25CA">
                <w:rPr>
                  <w:rFonts w:ascii="Arial Narrow" w:hAnsi="Arial Narrow"/>
                  <w:noProof/>
                </w:rPr>
                <w:t>ksjdc. (s.f.). akfjvbakjv. awl.</w:t>
              </w:r>
            </w:p>
            <w:p w14:paraId="11610EA7" w14:textId="77777777" w:rsidR="00267805" w:rsidRPr="00DF25CA" w:rsidRDefault="00267805" w:rsidP="00267805">
              <w:pPr>
                <w:pStyle w:val="Bibliography"/>
                <w:ind w:left="720" w:hanging="720"/>
                <w:rPr>
                  <w:rFonts w:ascii="Arial Narrow" w:hAnsi="Arial Narrow"/>
                  <w:noProof/>
                </w:rPr>
              </w:pPr>
              <w:r w:rsidRPr="00DF25CA">
                <w:rPr>
                  <w:rFonts w:ascii="Arial Narrow" w:hAnsi="Arial Narrow"/>
                  <w:noProof/>
                </w:rPr>
                <w:t>Mathur S, P. J. (2021 Jan-. Available). Bispectral Index. StatPearls [Internet]. Treasure Island (FL): StatPearls Publishing; .</w:t>
              </w:r>
            </w:p>
            <w:p w14:paraId="537BD10B" w14:textId="77777777" w:rsidR="00267805" w:rsidRPr="00DF25CA" w:rsidRDefault="00267805" w:rsidP="00267805">
              <w:pPr>
                <w:pStyle w:val="Bibliography"/>
                <w:ind w:left="720" w:hanging="720"/>
                <w:rPr>
                  <w:rFonts w:ascii="Arial Narrow" w:hAnsi="Arial Narrow"/>
                  <w:noProof/>
                </w:rPr>
              </w:pPr>
              <w:r w:rsidRPr="00DF25CA">
                <w:rPr>
                  <w:rFonts w:ascii="Arial Narrow" w:hAnsi="Arial Narrow"/>
                  <w:noProof/>
                </w:rPr>
                <w:lastRenderedPageBreak/>
                <w:t>Siddiqui BA, K. P. (2021, January). Anesthesia Stages. Retrieved from NCBI: https://www.ncbi.nlm.nih.gov/books/NBK557596/</w:t>
              </w:r>
            </w:p>
            <w:p w14:paraId="500F6B90" w14:textId="77777777" w:rsidR="00267805" w:rsidRPr="00204063" w:rsidRDefault="00267805" w:rsidP="00267805">
              <w:pPr>
                <w:pStyle w:val="Bibliography"/>
                <w:ind w:left="720" w:hanging="720"/>
                <w:rPr>
                  <w:rFonts w:ascii="Arial Narrow" w:hAnsi="Arial Narrow"/>
                  <w:noProof/>
                  <w:lang w:val="es-ES"/>
                  <w:rPrChange w:id="433" w:author="Pedro Gambus" w:date="2022-01-17T09:17:00Z">
                    <w:rPr>
                      <w:rFonts w:ascii="Arial Narrow" w:hAnsi="Arial Narrow"/>
                      <w:noProof/>
                    </w:rPr>
                  </w:rPrChange>
                </w:rPr>
              </w:pPr>
              <w:r w:rsidRPr="00DF25CA">
                <w:rPr>
                  <w:rFonts w:ascii="Arial Narrow" w:hAnsi="Arial Narrow"/>
                  <w:noProof/>
                </w:rPr>
                <w:t xml:space="preserve">Emery N. Brown, M. P. (2010). </w:t>
              </w:r>
              <w:r w:rsidRPr="00204063">
                <w:rPr>
                  <w:rFonts w:ascii="Arial Narrow" w:hAnsi="Arial Narrow"/>
                  <w:noProof/>
                  <w:lang w:val="es-ES"/>
                  <w:rPrChange w:id="434" w:author="Pedro Gambus" w:date="2022-01-17T09:17:00Z">
                    <w:rPr>
                      <w:rFonts w:ascii="Arial Narrow" w:hAnsi="Arial Narrow"/>
                      <w:noProof/>
                    </w:rPr>
                  </w:rPrChange>
                </w:rPr>
                <w:t>General Anesthesia, Sleep, and Coma. NIH. Obtenido de NCBI: https://www.ncbi.nlm.nih.gov/pmc/articles/PMC3162622/#R10</w:t>
              </w:r>
            </w:p>
            <w:p w14:paraId="7A9E419C" w14:textId="77777777" w:rsidR="00267805" w:rsidRPr="00DF25CA" w:rsidRDefault="00267805" w:rsidP="00267805">
              <w:pPr>
                <w:pStyle w:val="Bibliography"/>
                <w:ind w:left="720" w:hanging="720"/>
                <w:rPr>
                  <w:rFonts w:ascii="Arial Narrow" w:hAnsi="Arial Narrow"/>
                  <w:noProof/>
                </w:rPr>
              </w:pPr>
              <w:r w:rsidRPr="00DF25CA">
                <w:rPr>
                  <w:rFonts w:ascii="Arial Narrow" w:hAnsi="Arial Narrow"/>
                  <w:noProof/>
                </w:rPr>
                <w:t>Khurram Saleem Khan, F. F. (Sept. 2013). Pharmacology of anaesthetic agents I: intravenous anaesthetic agents. En Continuing Education in Anaesthesia Critical Care &amp; Pain (págs. 100-105).</w:t>
              </w:r>
            </w:p>
            <w:p w14:paraId="2447F6C2" w14:textId="77777777" w:rsidR="00267805" w:rsidRPr="00DF25CA" w:rsidRDefault="00267805" w:rsidP="00267805">
              <w:pPr>
                <w:pStyle w:val="Bibliography"/>
                <w:ind w:left="720" w:hanging="720"/>
                <w:rPr>
                  <w:rFonts w:ascii="Arial Narrow" w:hAnsi="Arial Narrow"/>
                  <w:noProof/>
                </w:rPr>
              </w:pPr>
              <w:r w:rsidRPr="00DF25CA">
                <w:rPr>
                  <w:rFonts w:ascii="Arial Narrow" w:hAnsi="Arial Narrow"/>
                  <w:noProof/>
                </w:rPr>
                <w:t>Guarracino F, L. F. (2005). Target controlled infusion: TCI. EDIZIONI MINERVA MEDICA.</w:t>
              </w:r>
            </w:p>
            <w:p w14:paraId="77D23854" w14:textId="77777777" w:rsidR="00267805" w:rsidRPr="00204063" w:rsidRDefault="00267805" w:rsidP="00267805">
              <w:pPr>
                <w:pStyle w:val="Bibliography"/>
                <w:ind w:left="720" w:hanging="720"/>
                <w:rPr>
                  <w:rFonts w:ascii="Arial Narrow" w:hAnsi="Arial Narrow"/>
                  <w:noProof/>
                  <w:lang w:val="es-ES"/>
                  <w:rPrChange w:id="435" w:author="Pedro Gambus" w:date="2022-01-17T09:17:00Z">
                    <w:rPr>
                      <w:rFonts w:ascii="Arial Narrow" w:hAnsi="Arial Narrow"/>
                      <w:noProof/>
                    </w:rPr>
                  </w:rPrChange>
                </w:rPr>
              </w:pPr>
              <w:r w:rsidRPr="00DF25CA">
                <w:rPr>
                  <w:rFonts w:ascii="Arial Narrow" w:hAnsi="Arial Narrow"/>
                  <w:noProof/>
                </w:rPr>
                <w:t xml:space="preserve">Sebel PS, B. T. (Anesth Analg. 2004). The incidence of awareness during anesthesia: a multicenter United States study. </w:t>
              </w:r>
              <w:r w:rsidRPr="00204063">
                <w:rPr>
                  <w:rFonts w:ascii="Arial Narrow" w:hAnsi="Arial Narrow"/>
                  <w:noProof/>
                  <w:lang w:val="es-ES"/>
                  <w:rPrChange w:id="436" w:author="Pedro Gambus" w:date="2022-01-17T09:17:00Z">
                    <w:rPr>
                      <w:rFonts w:ascii="Arial Narrow" w:hAnsi="Arial Narrow"/>
                      <w:noProof/>
                    </w:rPr>
                  </w:rPrChange>
                </w:rPr>
                <w:t>Obtenido de PubMed: https://pubmed.ncbi.nlm.nih.gov/15333419/</w:t>
              </w:r>
            </w:p>
            <w:p w14:paraId="56C7F623" w14:textId="77777777" w:rsidR="00267805" w:rsidRPr="00DF25CA" w:rsidRDefault="00267805" w:rsidP="00267805">
              <w:pPr>
                <w:pStyle w:val="Bibliography"/>
                <w:ind w:left="720" w:hanging="720"/>
                <w:rPr>
                  <w:rFonts w:ascii="Arial Narrow" w:hAnsi="Arial Narrow"/>
                  <w:noProof/>
                </w:rPr>
              </w:pPr>
              <w:r w:rsidRPr="00204063">
                <w:rPr>
                  <w:rFonts w:ascii="Arial Narrow" w:hAnsi="Arial Narrow"/>
                  <w:noProof/>
                  <w:lang w:val="es-ES"/>
                  <w:rPrChange w:id="437" w:author="Pedro Gambus" w:date="2022-01-17T09:17:00Z">
                    <w:rPr>
                      <w:rFonts w:ascii="Arial Narrow" w:hAnsi="Arial Narrow"/>
                      <w:noProof/>
                    </w:rPr>
                  </w:rPrChange>
                </w:rPr>
                <w:t xml:space="preserve">Smith G, D. J. (2021). </w:t>
              </w:r>
              <w:r w:rsidRPr="00DF25CA">
                <w:rPr>
                  <w:rFonts w:ascii="Arial Narrow" w:hAnsi="Arial Narrow"/>
                  <w:noProof/>
                </w:rPr>
                <w:t>General Anesthesia for Surgeons. StatPearls. Treasure Island (FL): StatPearls Publishing;.</w:t>
              </w:r>
            </w:p>
            <w:p w14:paraId="503A6DDD" w14:textId="77777777" w:rsidR="00267805" w:rsidRPr="00DF25CA" w:rsidRDefault="00267805" w:rsidP="00267805">
              <w:pPr>
                <w:pStyle w:val="Bibliography"/>
                <w:ind w:left="720" w:hanging="720"/>
                <w:rPr>
                  <w:rFonts w:ascii="Arial Narrow" w:hAnsi="Arial Narrow"/>
                  <w:noProof/>
                </w:rPr>
              </w:pPr>
              <w:r w:rsidRPr="00DF25CA">
                <w:rPr>
                  <w:rFonts w:ascii="Arial Narrow" w:hAnsi="Arial Narrow"/>
                  <w:noProof/>
                </w:rPr>
                <w:t>Guarracino F, L. F. (2005). Target controlled infusion: TCI. Minerva Anestesiol. .</w:t>
              </w:r>
            </w:p>
            <w:p w14:paraId="6C958642" w14:textId="77777777" w:rsidR="00267805" w:rsidRPr="00DF25CA" w:rsidRDefault="00267805" w:rsidP="00267805">
              <w:pPr>
                <w:pStyle w:val="Bibliography"/>
                <w:ind w:left="720" w:hanging="720"/>
                <w:rPr>
                  <w:rFonts w:ascii="Arial Narrow" w:hAnsi="Arial Narrow"/>
                  <w:noProof/>
                </w:rPr>
              </w:pPr>
              <w:r w:rsidRPr="00DF25CA">
                <w:rPr>
                  <w:rFonts w:ascii="Arial Narrow" w:hAnsi="Arial Narrow"/>
                  <w:noProof/>
                </w:rPr>
                <w:t>(2018). Total Intravenous Anesthesia (Tiva)- A Brief Review. Pharma Sci Analytical Res J.</w:t>
              </w:r>
            </w:p>
            <w:p w14:paraId="3F4C7D0D" w14:textId="77777777" w:rsidR="00267805" w:rsidRPr="00DF25CA" w:rsidRDefault="00267805" w:rsidP="00267805">
              <w:pPr>
                <w:pStyle w:val="Bibliography"/>
                <w:ind w:left="720" w:hanging="720"/>
                <w:rPr>
                  <w:rFonts w:ascii="Arial Narrow" w:hAnsi="Arial Narrow"/>
                  <w:noProof/>
                </w:rPr>
              </w:pPr>
              <w:r w:rsidRPr="00DF25CA">
                <w:rPr>
                  <w:rFonts w:ascii="Arial Narrow" w:hAnsi="Arial Narrow"/>
                  <w:noProof/>
                </w:rPr>
                <w:t>Mertens MJ, O. E. (2003). Propofol reduces perioperative remifentanil requirements in a synergistic manner: response surface modeling of perioperative remifentanil-propofol interactions. Anesthesiology.</w:t>
              </w:r>
            </w:p>
            <w:p w14:paraId="746624ED" w14:textId="77777777" w:rsidR="00267805" w:rsidRPr="00DF25CA" w:rsidRDefault="00267805" w:rsidP="00267805">
              <w:pPr>
                <w:pStyle w:val="Bibliography"/>
                <w:ind w:left="720" w:hanging="720"/>
                <w:rPr>
                  <w:rFonts w:ascii="Arial Narrow" w:hAnsi="Arial Narrow"/>
                  <w:noProof/>
                </w:rPr>
              </w:pPr>
              <w:r w:rsidRPr="00DF25CA">
                <w:rPr>
                  <w:rFonts w:ascii="Arial Narrow" w:hAnsi="Arial Narrow"/>
                  <w:noProof/>
                </w:rPr>
                <w:t>Jason A. Campagna, M. P. (2003). Mechanisms of Actions of Inhaled Anesthetics . N Engl J Med .</w:t>
              </w:r>
            </w:p>
            <w:p w14:paraId="0DA383B3" w14:textId="77777777" w:rsidR="00267805" w:rsidRPr="00DF25CA" w:rsidRDefault="00267805" w:rsidP="00267805">
              <w:pPr>
                <w:pStyle w:val="Bibliography"/>
                <w:ind w:left="720" w:hanging="720"/>
                <w:rPr>
                  <w:rFonts w:ascii="Arial Narrow" w:hAnsi="Arial Narrow"/>
                  <w:noProof/>
                </w:rPr>
              </w:pPr>
              <w:r w:rsidRPr="00DF25CA">
                <w:rPr>
                  <w:rFonts w:ascii="Arial Narrow" w:hAnsi="Arial Narrow"/>
                  <w:noProof/>
                </w:rPr>
                <w:t>Hemmings HC Jr, A. M. (2005). Emerging molecular mechanisms of general anesthetic action. Trends Pharmacol Sci.</w:t>
              </w:r>
            </w:p>
            <w:p w14:paraId="55001735" w14:textId="77777777" w:rsidR="00267805" w:rsidRPr="00DF25CA" w:rsidRDefault="00267805" w:rsidP="00267805">
              <w:pPr>
                <w:pStyle w:val="Bibliography"/>
                <w:ind w:left="720" w:hanging="720"/>
                <w:rPr>
                  <w:rFonts w:ascii="Arial Narrow" w:hAnsi="Arial Narrow"/>
                  <w:noProof/>
                </w:rPr>
              </w:pPr>
              <w:r w:rsidRPr="00DF25CA">
                <w:rPr>
                  <w:rFonts w:ascii="Arial Narrow" w:hAnsi="Arial Narrow"/>
                  <w:noProof/>
                </w:rPr>
                <w:t>Hemmings HC Jr, A. M. ((2005)). Emerging molecular mechanisms of general anesthetic action. Trends in pharmacological sciences.</w:t>
              </w:r>
            </w:p>
            <w:p w14:paraId="7F873A65" w14:textId="77777777" w:rsidR="00267805" w:rsidRPr="00DF25CA" w:rsidRDefault="00267805" w:rsidP="00267805">
              <w:pPr>
                <w:pStyle w:val="Bibliography"/>
                <w:ind w:left="720" w:hanging="720"/>
                <w:rPr>
                  <w:rFonts w:ascii="Arial Narrow" w:hAnsi="Arial Narrow"/>
                  <w:noProof/>
                </w:rPr>
              </w:pPr>
              <w:r w:rsidRPr="00DF25CA">
                <w:rPr>
                  <w:rFonts w:ascii="Arial Narrow" w:hAnsi="Arial Narrow"/>
                  <w:noProof/>
                </w:rPr>
                <w:t>Srinivasa N Raja, D. B.-J. (2020). The revised International Association for the Study of Pain definition of pain: concepts, challenges, and compromises. nternational Association for the Study of Pain.</w:t>
              </w:r>
            </w:p>
            <w:p w14:paraId="01D83559" w14:textId="77777777" w:rsidR="00267805" w:rsidRPr="00DF25CA" w:rsidRDefault="00267805" w:rsidP="00267805">
              <w:pPr>
                <w:pStyle w:val="Bibliography"/>
                <w:ind w:left="720" w:hanging="720"/>
                <w:rPr>
                  <w:rFonts w:ascii="Arial Narrow" w:hAnsi="Arial Narrow"/>
                  <w:noProof/>
                </w:rPr>
              </w:pPr>
              <w:r w:rsidRPr="00DF25CA">
                <w:rPr>
                  <w:rFonts w:ascii="Arial Narrow" w:hAnsi="Arial Narrow"/>
                  <w:noProof/>
                </w:rPr>
                <w:t xml:space="preserve">Robert A. Veselis, M. [. (2009). Propofol and midazolam inhibit conscious memory processes very soon after encoding: An event related potential study of familiarity and recollection in volunteers. </w:t>
              </w:r>
            </w:p>
            <w:p w14:paraId="5E834629" w14:textId="77777777" w:rsidR="00267805" w:rsidRPr="00DF25CA" w:rsidRDefault="00267805" w:rsidP="00267805">
              <w:pPr>
                <w:pStyle w:val="Bibliography"/>
                <w:ind w:left="720" w:hanging="720"/>
                <w:rPr>
                  <w:rFonts w:ascii="Arial Narrow" w:hAnsi="Arial Narrow"/>
                  <w:noProof/>
                </w:rPr>
              </w:pPr>
              <w:r w:rsidRPr="00DF25CA">
                <w:rPr>
                  <w:rFonts w:ascii="Arial Narrow" w:hAnsi="Arial Narrow"/>
                  <w:noProof/>
                </w:rPr>
                <w:t>Robert A. Veselis, M. [. (2009). Propofol and midazolam inhibit conscious memory processes very soon after encoding: An event related potential study of familiarity and recollection in volunteers. Anaesthesiology.</w:t>
              </w:r>
            </w:p>
            <w:p w14:paraId="6D2780E4" w14:textId="77777777" w:rsidR="00267805" w:rsidRPr="00DF25CA" w:rsidRDefault="00267805" w:rsidP="00267805">
              <w:pPr>
                <w:pStyle w:val="Bibliography"/>
                <w:ind w:left="720" w:hanging="720"/>
                <w:rPr>
                  <w:rFonts w:ascii="Arial Narrow" w:hAnsi="Arial Narrow"/>
                  <w:noProof/>
                </w:rPr>
              </w:pPr>
              <w:r w:rsidRPr="00DF25CA">
                <w:rPr>
                  <w:rFonts w:ascii="Arial Narrow" w:hAnsi="Arial Narrow"/>
                  <w:noProof/>
                </w:rPr>
                <w:t>Ramakrishnan S, D. J. (2021). Akinesia. StatPearls Publishing, Treasure Island (FL).</w:t>
              </w:r>
            </w:p>
            <w:p w14:paraId="1F888E2F" w14:textId="77777777" w:rsidR="00267805" w:rsidRPr="00DF25CA" w:rsidRDefault="00267805" w:rsidP="00267805">
              <w:pPr>
                <w:pStyle w:val="Bibliography"/>
                <w:ind w:left="720" w:hanging="720"/>
                <w:rPr>
                  <w:rFonts w:ascii="Arial Narrow" w:hAnsi="Arial Narrow"/>
                  <w:noProof/>
                </w:rPr>
              </w:pPr>
              <w:r w:rsidRPr="00DF25CA">
                <w:rPr>
                  <w:rFonts w:ascii="Arial Narrow" w:hAnsi="Arial Narrow"/>
                  <w:noProof/>
                </w:rPr>
                <w:t xml:space="preserve">Roop Kaw, M. M. (2014). Obesity Hypoventilation Syndrome and Anesthesia Considerations. </w:t>
              </w:r>
            </w:p>
            <w:p w14:paraId="54C37584" w14:textId="77777777" w:rsidR="00267805" w:rsidRPr="00DF25CA" w:rsidRDefault="00267805" w:rsidP="00267805">
              <w:pPr>
                <w:pStyle w:val="Bibliography"/>
                <w:ind w:left="720" w:hanging="720"/>
                <w:rPr>
                  <w:rFonts w:ascii="Arial Narrow" w:hAnsi="Arial Narrow"/>
                  <w:noProof/>
                </w:rPr>
              </w:pPr>
              <w:r w:rsidRPr="00DF25CA">
                <w:rPr>
                  <w:rFonts w:ascii="Arial Narrow" w:hAnsi="Arial Narrow"/>
                  <w:noProof/>
                </w:rPr>
                <w:t xml:space="preserve">J.AndersonJamesHoughton, B. (2019). Total Intravenous Anesthesia and Target-Controlled Infusion. </w:t>
              </w:r>
            </w:p>
            <w:p w14:paraId="69803DFD" w14:textId="77777777" w:rsidR="00267805" w:rsidRPr="00DF25CA" w:rsidRDefault="00267805" w:rsidP="00267805">
              <w:pPr>
                <w:pStyle w:val="Bibliography"/>
                <w:ind w:left="720" w:hanging="720"/>
                <w:rPr>
                  <w:rFonts w:ascii="Arial Narrow" w:hAnsi="Arial Narrow"/>
                  <w:noProof/>
                </w:rPr>
              </w:pPr>
              <w:r w:rsidRPr="00DF25CA">
                <w:rPr>
                  <w:rFonts w:ascii="Arial Narrow" w:hAnsi="Arial Narrow"/>
                  <w:noProof/>
                </w:rPr>
                <w:t xml:space="preserve">Brian J.Anderson, J. H. (2019). Total Intravenous Anesthesia and Target-Controlled Infusion. </w:t>
              </w:r>
            </w:p>
            <w:p w14:paraId="77D70878" w14:textId="77777777" w:rsidR="00267805" w:rsidRPr="00DF25CA" w:rsidRDefault="00267805" w:rsidP="00267805">
              <w:pPr>
                <w:pStyle w:val="Bibliography"/>
                <w:ind w:left="720" w:hanging="720"/>
                <w:rPr>
                  <w:rFonts w:ascii="Arial Narrow" w:hAnsi="Arial Narrow"/>
                  <w:noProof/>
                </w:rPr>
              </w:pPr>
              <w:r w:rsidRPr="00204063">
                <w:rPr>
                  <w:rFonts w:ascii="Arial Narrow" w:hAnsi="Arial Narrow"/>
                  <w:noProof/>
                  <w:lang w:val="es-ES"/>
                  <w:rPrChange w:id="438" w:author="Pedro Gambus" w:date="2022-01-17T09:17:00Z">
                    <w:rPr>
                      <w:rFonts w:ascii="Arial Narrow" w:hAnsi="Arial Narrow"/>
                      <w:noProof/>
                    </w:rPr>
                  </w:rPrChange>
                </w:rPr>
                <w:t xml:space="preserve">Folino TB, M. E. (2021). Propofol. </w:t>
              </w:r>
              <w:r w:rsidRPr="00DF25CA">
                <w:rPr>
                  <w:rFonts w:ascii="Arial Narrow" w:hAnsi="Arial Narrow"/>
                  <w:noProof/>
                </w:rPr>
                <w:t>Treasure Island (FL): StatPearls Publishing;.</w:t>
              </w:r>
            </w:p>
            <w:p w14:paraId="0F6CE393" w14:textId="77777777" w:rsidR="00267805" w:rsidRPr="00DF25CA" w:rsidRDefault="00267805" w:rsidP="00267805">
              <w:pPr>
                <w:pStyle w:val="Bibliography"/>
                <w:ind w:left="720" w:hanging="720"/>
                <w:rPr>
                  <w:rFonts w:ascii="Arial Narrow" w:hAnsi="Arial Narrow"/>
                  <w:noProof/>
                </w:rPr>
              </w:pPr>
              <w:r w:rsidRPr="00DF25CA">
                <w:rPr>
                  <w:rFonts w:ascii="Arial Narrow" w:hAnsi="Arial Narrow"/>
                  <w:noProof/>
                </w:rPr>
                <w:t>Patrick L. Purdon, A. S. (2015). Clinical Electroencephalography for Anesthesiologists: Part I: Background and Basic Signatures. Anesthesiology.</w:t>
              </w:r>
            </w:p>
            <w:p w14:paraId="5F633B2B" w14:textId="77777777" w:rsidR="00267805" w:rsidRPr="00DF25CA" w:rsidRDefault="00267805" w:rsidP="00267805">
              <w:pPr>
                <w:pStyle w:val="Bibliography"/>
                <w:ind w:left="720" w:hanging="720"/>
                <w:rPr>
                  <w:rFonts w:ascii="Arial Narrow" w:hAnsi="Arial Narrow"/>
                  <w:noProof/>
                </w:rPr>
              </w:pPr>
              <w:r w:rsidRPr="00DF25CA">
                <w:rPr>
                  <w:rFonts w:ascii="Arial Narrow" w:hAnsi="Arial Narrow"/>
                  <w:noProof/>
                </w:rPr>
                <w:t xml:space="preserve">P. Guldenmund, I. G. (2015). Propofol-Induced Frontal Cortex Disconnection: A Study of Resting-State Networks, Total Brain Connectivity, and Mean BOLD Signal Oscillation Frequencies. </w:t>
              </w:r>
            </w:p>
            <w:p w14:paraId="7CE1C65F" w14:textId="77777777" w:rsidR="00267805" w:rsidRPr="00DF25CA" w:rsidRDefault="00267805" w:rsidP="00267805">
              <w:pPr>
                <w:pStyle w:val="Bibliography"/>
                <w:ind w:left="720" w:hanging="720"/>
                <w:rPr>
                  <w:rFonts w:ascii="Arial Narrow" w:hAnsi="Arial Narrow"/>
                  <w:noProof/>
                </w:rPr>
              </w:pPr>
              <w:r w:rsidRPr="00DF25CA">
                <w:rPr>
                  <w:rFonts w:ascii="Arial Narrow" w:hAnsi="Arial Narrow"/>
                  <w:noProof/>
                </w:rPr>
                <w:t>Butterworth, o. F. (2013). Neuromuscular Blocking Agents. . McGraw Hill.</w:t>
              </w:r>
            </w:p>
            <w:p w14:paraId="7C841DF9" w14:textId="77777777" w:rsidR="00267805" w:rsidRPr="00204063" w:rsidRDefault="00267805" w:rsidP="00267805">
              <w:pPr>
                <w:pStyle w:val="Bibliography"/>
                <w:ind w:left="720" w:hanging="720"/>
                <w:rPr>
                  <w:rFonts w:ascii="Arial Narrow" w:hAnsi="Arial Narrow"/>
                  <w:noProof/>
                  <w:lang w:val="es-ES"/>
                  <w:rPrChange w:id="439" w:author="Pedro Gambus" w:date="2022-01-17T09:17:00Z">
                    <w:rPr>
                      <w:rFonts w:ascii="Arial Narrow" w:hAnsi="Arial Narrow"/>
                      <w:noProof/>
                    </w:rPr>
                  </w:rPrChange>
                </w:rPr>
              </w:pPr>
              <w:r w:rsidRPr="00DF25CA">
                <w:rPr>
                  <w:rFonts w:ascii="Arial Narrow" w:hAnsi="Arial Narrow"/>
                  <w:noProof/>
                </w:rPr>
                <w:t xml:space="preserve">Marieke Kruidering-Hall, P. L. (2016). </w:t>
              </w:r>
              <w:r w:rsidRPr="00204063">
                <w:rPr>
                  <w:rFonts w:ascii="Arial Narrow" w:hAnsi="Arial Narrow"/>
                  <w:noProof/>
                  <w:lang w:val="es-ES"/>
                  <w:rPrChange w:id="440" w:author="Pedro Gambus" w:date="2022-01-17T09:17:00Z">
                    <w:rPr>
                      <w:rFonts w:ascii="Arial Narrow" w:hAnsi="Arial Narrow"/>
                      <w:noProof/>
                    </w:rPr>
                  </w:rPrChange>
                </w:rPr>
                <w:t>Skeletal Muscle Relaxants. Obtenido de https://basicmedicalkey.com/skeletal-muscle-relaxants/</w:t>
              </w:r>
            </w:p>
            <w:p w14:paraId="737ED636" w14:textId="77777777" w:rsidR="00267805" w:rsidRPr="00DF25CA" w:rsidRDefault="00267805" w:rsidP="00267805">
              <w:pPr>
                <w:pStyle w:val="Bibliography"/>
                <w:ind w:left="720" w:hanging="720"/>
                <w:rPr>
                  <w:rFonts w:ascii="Arial Narrow" w:hAnsi="Arial Narrow"/>
                  <w:noProof/>
                </w:rPr>
              </w:pPr>
              <w:r w:rsidRPr="00204063">
                <w:rPr>
                  <w:rFonts w:ascii="Arial Narrow" w:hAnsi="Arial Narrow"/>
                  <w:noProof/>
                  <w:lang w:val="es-ES"/>
                  <w:rPrChange w:id="441" w:author="Pedro Gambus" w:date="2022-01-17T09:17:00Z">
                    <w:rPr>
                      <w:rFonts w:ascii="Arial Narrow" w:hAnsi="Arial Narrow"/>
                      <w:noProof/>
                    </w:rPr>
                  </w:rPrChange>
                </w:rPr>
                <w:t xml:space="preserve">Yasar Sattar, L. C. (2021). Electrocardiogram . </w:t>
              </w:r>
              <w:r w:rsidRPr="00DF25CA">
                <w:rPr>
                  <w:rFonts w:ascii="Arial Narrow" w:hAnsi="Arial Narrow"/>
                  <w:noProof/>
                </w:rPr>
                <w:t>Treasure Island (FL): StatPearls Publishing; .</w:t>
              </w:r>
            </w:p>
            <w:p w14:paraId="63ECC017" w14:textId="77777777" w:rsidR="00267805" w:rsidRPr="00DF25CA" w:rsidRDefault="00267805" w:rsidP="00267805">
              <w:pPr>
                <w:pStyle w:val="Bibliography"/>
                <w:ind w:left="720" w:hanging="720"/>
                <w:rPr>
                  <w:rFonts w:ascii="Arial Narrow" w:hAnsi="Arial Narrow"/>
                  <w:noProof/>
                </w:rPr>
              </w:pPr>
              <w:r w:rsidRPr="00DF25CA">
                <w:rPr>
                  <w:rFonts w:ascii="Arial Narrow" w:hAnsi="Arial Narrow"/>
                  <w:noProof/>
                </w:rPr>
                <w:t>Jeanne, M. (2009). Heart rate variability during total intravenous anesthesia: effects of nociception and analgesia. Autonomic Neuroscience.</w:t>
              </w:r>
            </w:p>
            <w:p w14:paraId="0C92108B" w14:textId="77777777" w:rsidR="00267805" w:rsidRPr="00DF25CA" w:rsidRDefault="00267805" w:rsidP="00267805">
              <w:pPr>
                <w:pStyle w:val="Bibliography"/>
                <w:ind w:left="720" w:hanging="720"/>
                <w:rPr>
                  <w:rFonts w:ascii="Arial Narrow" w:hAnsi="Arial Narrow"/>
                  <w:noProof/>
                </w:rPr>
              </w:pPr>
              <w:r w:rsidRPr="00DF25CA">
                <w:rPr>
                  <w:rFonts w:ascii="Arial Narrow" w:hAnsi="Arial Narrow"/>
                  <w:noProof/>
                </w:rPr>
                <w:t>Neuromuscular blocking agents. (2021). Wikipedia. Obtenido de https://en.wikipedia.org/wiki/Neuromuscular-blocking_drug#Non-depolarizing_blocking_agents</w:t>
              </w:r>
            </w:p>
            <w:p w14:paraId="5A916455" w14:textId="77777777" w:rsidR="00267805" w:rsidRPr="00DF25CA" w:rsidRDefault="00267805" w:rsidP="00267805">
              <w:pPr>
                <w:pStyle w:val="Bibliography"/>
                <w:ind w:left="720" w:hanging="720"/>
                <w:rPr>
                  <w:rFonts w:ascii="Arial Narrow" w:hAnsi="Arial Narrow"/>
                  <w:noProof/>
                </w:rPr>
              </w:pPr>
              <w:r w:rsidRPr="00DF25CA">
                <w:rPr>
                  <w:rFonts w:ascii="Arial Narrow" w:hAnsi="Arial Narrow"/>
                  <w:noProof/>
                </w:rPr>
                <w:t xml:space="preserve">Altès, J. (2020). Machine learning prediction of adverse events in anaesthesia after laryngeal mask airway insertion. </w:t>
              </w:r>
            </w:p>
            <w:p w14:paraId="16C307CB" w14:textId="77777777" w:rsidR="00267805" w:rsidRPr="00DF25CA" w:rsidRDefault="00267805" w:rsidP="00267805">
              <w:pPr>
                <w:pStyle w:val="Bibliography"/>
                <w:ind w:left="720" w:hanging="720"/>
                <w:rPr>
                  <w:rFonts w:ascii="Arial Narrow" w:hAnsi="Arial Narrow"/>
                  <w:noProof/>
                </w:rPr>
              </w:pPr>
              <w:r w:rsidRPr="00DF25CA">
                <w:rPr>
                  <w:rFonts w:ascii="Arial Narrow" w:hAnsi="Arial Narrow"/>
                  <w:noProof/>
                </w:rPr>
                <w:t>Gbenga Ogedegbe, M. a. (2010). Principles and techniques of blood pressure measurement . Cardiology clinics, vol 28.</w:t>
              </w:r>
            </w:p>
            <w:p w14:paraId="530EB456" w14:textId="77777777" w:rsidR="00267805" w:rsidRPr="00DF25CA" w:rsidRDefault="00267805" w:rsidP="00267805">
              <w:pPr>
                <w:pStyle w:val="Bibliography"/>
                <w:ind w:left="720" w:hanging="720"/>
                <w:rPr>
                  <w:rFonts w:ascii="Arial Narrow" w:hAnsi="Arial Narrow"/>
                  <w:noProof/>
                </w:rPr>
              </w:pPr>
              <w:r w:rsidRPr="00DF25CA">
                <w:rPr>
                  <w:rFonts w:ascii="Arial Narrow" w:hAnsi="Arial Narrow"/>
                  <w:noProof/>
                </w:rPr>
                <w:lastRenderedPageBreak/>
                <w:t>Torp, K. D., Modi, P., &amp; Simon., L. V. (2021). Pulse oximetry. StatPearls Publishing LLC.</w:t>
              </w:r>
            </w:p>
            <w:p w14:paraId="76292CEB" w14:textId="77777777" w:rsidR="00267805" w:rsidRPr="00DF25CA" w:rsidRDefault="00267805" w:rsidP="00267805">
              <w:pPr>
                <w:pStyle w:val="Bibliography"/>
                <w:ind w:left="720" w:hanging="720"/>
                <w:rPr>
                  <w:rFonts w:ascii="Arial Narrow" w:hAnsi="Arial Narrow"/>
                  <w:noProof/>
                </w:rPr>
              </w:pPr>
              <w:r w:rsidRPr="00DF25CA">
                <w:rPr>
                  <w:rFonts w:ascii="Arial Narrow" w:hAnsi="Arial Narrow"/>
                  <w:noProof/>
                </w:rPr>
                <w:t>Pandya, N. K., &amp; Sharma., S. (2021). Capnography And Pulse Oximetry. StatPearls [Internet]. Treasure Island (FL): StatPearls Publishing;.</w:t>
              </w:r>
            </w:p>
            <w:p w14:paraId="24AD1FDF" w14:textId="77777777" w:rsidR="00267805" w:rsidRPr="00DF25CA" w:rsidRDefault="00267805" w:rsidP="00267805">
              <w:pPr>
                <w:pStyle w:val="Bibliography"/>
                <w:ind w:left="720" w:hanging="720"/>
                <w:rPr>
                  <w:rFonts w:ascii="Arial Narrow" w:hAnsi="Arial Narrow"/>
                  <w:noProof/>
                </w:rPr>
              </w:pPr>
              <w:r w:rsidRPr="00DF25CA">
                <w:rPr>
                  <w:rFonts w:ascii="Arial Narrow" w:hAnsi="Arial Narrow"/>
                  <w:noProof/>
                </w:rPr>
                <w:t>Patrick L. Purdon, A. S. (2015). Electroencephalography for Anesthesiologists: Part I: Background and Basic Signatures. Anesthesiology.</w:t>
              </w:r>
            </w:p>
            <w:p w14:paraId="20AC6217" w14:textId="77777777" w:rsidR="00267805" w:rsidRPr="00DF25CA" w:rsidRDefault="00267805" w:rsidP="00267805">
              <w:pPr>
                <w:pStyle w:val="Bibliography"/>
                <w:ind w:left="720" w:hanging="720"/>
                <w:rPr>
                  <w:rFonts w:ascii="Arial Narrow" w:hAnsi="Arial Narrow"/>
                  <w:noProof/>
                </w:rPr>
              </w:pPr>
              <w:r w:rsidRPr="00DF25CA">
                <w:rPr>
                  <w:rFonts w:ascii="Arial Narrow" w:hAnsi="Arial Narrow"/>
                  <w:noProof/>
                </w:rPr>
                <w:t>Shaker, M. M. (2003). EEG Waves Classifier using Wavelet Transform and Fourier Transform . World Academy of Science, Engineering and Technology 3.</w:t>
              </w:r>
            </w:p>
            <w:p w14:paraId="103BC90D" w14:textId="77777777" w:rsidR="00267805" w:rsidRPr="00DF25CA" w:rsidRDefault="00267805" w:rsidP="00267805">
              <w:pPr>
                <w:pStyle w:val="Bibliography"/>
                <w:ind w:left="720" w:hanging="720"/>
                <w:rPr>
                  <w:rFonts w:ascii="Arial Narrow" w:hAnsi="Arial Narrow"/>
                  <w:noProof/>
                </w:rPr>
              </w:pPr>
              <w:r w:rsidRPr="00DF25CA">
                <w:rPr>
                  <w:rFonts w:ascii="Arial Narrow" w:hAnsi="Arial Narrow"/>
                  <w:noProof/>
                </w:rPr>
                <w:t>Carlos Rogério Degrandi Oliveira, W. M. (2017 Jan-Feb). Benefit of general anesthesia monitored by bispectral index compared with monitoring guided only by clinical parameters. Systematic review and meta-analysis. Braz J Anesthesiol. .</w:t>
              </w:r>
            </w:p>
            <w:p w14:paraId="609CB024" w14:textId="77777777" w:rsidR="00267805" w:rsidRPr="00DF25CA" w:rsidRDefault="00267805" w:rsidP="00267805">
              <w:pPr>
                <w:pStyle w:val="Bibliography"/>
                <w:ind w:left="720" w:hanging="720"/>
                <w:rPr>
                  <w:rFonts w:ascii="Arial Narrow" w:hAnsi="Arial Narrow"/>
                  <w:noProof/>
                </w:rPr>
              </w:pPr>
              <w:r w:rsidRPr="00DF25CA">
                <w:rPr>
                  <w:rFonts w:ascii="Arial Narrow" w:hAnsi="Arial Narrow"/>
                  <w:noProof/>
                </w:rPr>
                <w:t>Pospeev, L. (15 de October de 2019). pospeev.com. Obtenido de https://www.pospeev.com/post/types-of-mathematical-models</w:t>
              </w:r>
            </w:p>
            <w:p w14:paraId="761E4CA9" w14:textId="77777777" w:rsidR="00267805" w:rsidRPr="00204063" w:rsidRDefault="00267805" w:rsidP="00267805">
              <w:pPr>
                <w:pStyle w:val="Bibliography"/>
                <w:ind w:left="720" w:hanging="720"/>
                <w:rPr>
                  <w:rFonts w:ascii="Arial Narrow" w:hAnsi="Arial Narrow"/>
                  <w:noProof/>
                  <w:lang w:val="es-ES"/>
                  <w:rPrChange w:id="442" w:author="Pedro Gambus" w:date="2022-01-17T09:17:00Z">
                    <w:rPr>
                      <w:rFonts w:ascii="Arial Narrow" w:hAnsi="Arial Narrow"/>
                      <w:noProof/>
                    </w:rPr>
                  </w:rPrChange>
                </w:rPr>
              </w:pPr>
              <w:r w:rsidRPr="00204063">
                <w:rPr>
                  <w:rFonts w:ascii="Arial Narrow" w:hAnsi="Arial Narrow"/>
                  <w:noProof/>
                  <w:lang w:val="es-ES"/>
                  <w:rPrChange w:id="443" w:author="Pedro Gambus" w:date="2022-01-17T09:17:00Z">
                    <w:rPr>
                      <w:rFonts w:ascii="Arial Narrow" w:hAnsi="Arial Narrow"/>
                      <w:noProof/>
                    </w:rPr>
                  </w:rPrChange>
                </w:rPr>
                <w:t>Parthasarathy, S. (16 de September de 2021). logianalytics.com. Obtenido de https://www.logianalytics.com/predictive-analytics/what-is-predictive-analytics/</w:t>
              </w:r>
            </w:p>
            <w:p w14:paraId="036FEBB4" w14:textId="77777777" w:rsidR="00267805" w:rsidRPr="00204063" w:rsidRDefault="00267805" w:rsidP="00267805">
              <w:pPr>
                <w:pStyle w:val="Bibliography"/>
                <w:ind w:left="720" w:hanging="720"/>
                <w:rPr>
                  <w:rFonts w:ascii="Arial Narrow" w:hAnsi="Arial Narrow"/>
                  <w:noProof/>
                  <w:lang w:val="es-ES"/>
                  <w:rPrChange w:id="444" w:author="Pedro Gambus" w:date="2022-01-17T09:17:00Z">
                    <w:rPr>
                      <w:rFonts w:ascii="Arial Narrow" w:hAnsi="Arial Narrow"/>
                      <w:noProof/>
                    </w:rPr>
                  </w:rPrChange>
                </w:rPr>
              </w:pPr>
              <w:r w:rsidRPr="00204063">
                <w:rPr>
                  <w:rFonts w:ascii="Arial Narrow" w:hAnsi="Arial Narrow"/>
                  <w:noProof/>
                  <w:lang w:val="es-ES"/>
                  <w:rPrChange w:id="445" w:author="Pedro Gambus" w:date="2022-01-17T09:17:00Z">
                    <w:rPr>
                      <w:rFonts w:ascii="Arial Narrow" w:hAnsi="Arial Narrow"/>
                      <w:noProof/>
                    </w:rPr>
                  </w:rPrChange>
                </w:rPr>
                <w:t xml:space="preserve">Tavish Srivastava. (6 de August de 2019). </w:t>
              </w:r>
              <w:r w:rsidRPr="00DF25CA">
                <w:rPr>
                  <w:rFonts w:ascii="Arial Narrow" w:hAnsi="Arial Narrow"/>
                  <w:noProof/>
                </w:rPr>
                <w:t xml:space="preserve">11 Important Model Evaluation Metrics for Machine Learning Everyone should know. </w:t>
              </w:r>
              <w:r w:rsidRPr="00204063">
                <w:rPr>
                  <w:rFonts w:ascii="Arial Narrow" w:hAnsi="Arial Narrow"/>
                  <w:noProof/>
                  <w:lang w:val="es-ES"/>
                  <w:rPrChange w:id="446" w:author="Pedro Gambus" w:date="2022-01-17T09:17:00Z">
                    <w:rPr>
                      <w:rFonts w:ascii="Arial Narrow" w:hAnsi="Arial Narrow"/>
                      <w:noProof/>
                    </w:rPr>
                  </w:rPrChange>
                </w:rPr>
                <w:t>Obtenido de www.analyticsvidhya.com: https://www.analyticsvidhya.com/blog/2019/08/11-important-model-evaluation-error-metrics/#h2_17</w:t>
              </w:r>
            </w:p>
            <w:p w14:paraId="77B2190D" w14:textId="77777777" w:rsidR="00267805" w:rsidRPr="00DF25CA" w:rsidRDefault="00267805" w:rsidP="00267805">
              <w:pPr>
                <w:pStyle w:val="Bibliography"/>
                <w:ind w:left="720" w:hanging="720"/>
                <w:rPr>
                  <w:rFonts w:ascii="Arial Narrow" w:hAnsi="Arial Narrow"/>
                  <w:noProof/>
                </w:rPr>
              </w:pPr>
              <w:r w:rsidRPr="00DF25CA">
                <w:rPr>
                  <w:rFonts w:ascii="Arial Narrow" w:hAnsi="Arial Narrow"/>
                  <w:noProof/>
                </w:rPr>
                <w:t xml:space="preserve">Pushpa Singh, N. S. (2021). Chapter 5 - Diagnosing of disease using machine learning. Subchapter 5.5. Confusion matrix. En Machine Learning and the Internet of Medical Things in Healthcare. </w:t>
              </w:r>
            </w:p>
            <w:p w14:paraId="0677FE90" w14:textId="77777777" w:rsidR="00267805" w:rsidRPr="00DF25CA" w:rsidRDefault="00267805" w:rsidP="00267805">
              <w:pPr>
                <w:pStyle w:val="Bibliography"/>
                <w:ind w:left="720" w:hanging="720"/>
                <w:rPr>
                  <w:rFonts w:ascii="Arial Narrow" w:hAnsi="Arial Narrow"/>
                  <w:noProof/>
                </w:rPr>
              </w:pPr>
              <w:r w:rsidRPr="00DF25CA">
                <w:rPr>
                  <w:rFonts w:ascii="Arial Narrow" w:hAnsi="Arial Narrow"/>
                  <w:noProof/>
                </w:rPr>
                <w:t xml:space="preserve">Fawcett, T. (2006). An introduction to ROC analysis, . En Pattern Recognition Letters. </w:t>
              </w:r>
            </w:p>
            <w:p w14:paraId="446D9116" w14:textId="77777777" w:rsidR="00267805" w:rsidRPr="00DF25CA" w:rsidRDefault="00267805" w:rsidP="00267805">
              <w:pPr>
                <w:pStyle w:val="Bibliography"/>
                <w:ind w:left="720" w:hanging="720"/>
                <w:rPr>
                  <w:rFonts w:ascii="Arial Narrow" w:hAnsi="Arial Narrow"/>
                  <w:noProof/>
                </w:rPr>
              </w:pPr>
              <w:r w:rsidRPr="00DF25CA">
                <w:rPr>
                  <w:rFonts w:ascii="Arial Narrow" w:hAnsi="Arial Narrow"/>
                  <w:noProof/>
                </w:rPr>
                <w:t>Zoronza, J. (s.f.). The ROC Curve: Unveiled. Obtenido de towardsdatascience.com: https://towardsdatascience.com/the-roc-curve-unveiled-81296e1577b</w:t>
              </w:r>
            </w:p>
            <w:p w14:paraId="3A63CA5D" w14:textId="77777777" w:rsidR="00267805" w:rsidRPr="00DF25CA" w:rsidRDefault="00267805" w:rsidP="00267805">
              <w:pPr>
                <w:pStyle w:val="Bibliography"/>
                <w:ind w:left="720" w:hanging="720"/>
                <w:rPr>
                  <w:rFonts w:ascii="Arial Narrow" w:hAnsi="Arial Narrow"/>
                  <w:noProof/>
                </w:rPr>
              </w:pPr>
              <w:r w:rsidRPr="00DF25CA">
                <w:rPr>
                  <w:rFonts w:ascii="Arial Narrow" w:hAnsi="Arial Narrow"/>
                  <w:noProof/>
                </w:rPr>
                <w:t xml:space="preserve">Pushpa Singh, N. S. (2021). Chapter 5 - Diagnosing of disease using machine learning. Subchapter 5.6.1. Support vector machine (SVM). En N. S. Pushpa Singh, Machine Learning and the Internet of Medical Things in Healthcare. </w:t>
              </w:r>
            </w:p>
            <w:p w14:paraId="215735AB" w14:textId="77777777" w:rsidR="00267805" w:rsidRPr="00DF25CA" w:rsidRDefault="00267805" w:rsidP="00267805">
              <w:pPr>
                <w:pStyle w:val="Bibliography"/>
                <w:ind w:left="720" w:hanging="720"/>
                <w:rPr>
                  <w:rFonts w:ascii="Arial Narrow" w:hAnsi="Arial Narrow"/>
                  <w:noProof/>
                </w:rPr>
              </w:pPr>
              <w:r w:rsidRPr="00DF25CA">
                <w:rPr>
                  <w:rFonts w:ascii="Arial Narrow" w:hAnsi="Arial Narrow"/>
                  <w:noProof/>
                </w:rPr>
                <w:t>Pushpa Singh, N. S. (2021). Chapter 5 - Diagnosing of disease using machine learning. Subchapter 5.6.2. K-nearest neighbors (KNN). En Machine Learning and the Internet of Medical Things in Healthcare. Academic press.</w:t>
              </w:r>
            </w:p>
            <w:p w14:paraId="29B29978" w14:textId="77777777" w:rsidR="00267805" w:rsidRPr="00DF25CA" w:rsidRDefault="00267805" w:rsidP="00267805">
              <w:pPr>
                <w:pStyle w:val="Bibliography"/>
                <w:ind w:left="720" w:hanging="720"/>
                <w:rPr>
                  <w:rFonts w:ascii="Arial Narrow" w:hAnsi="Arial Narrow"/>
                  <w:noProof/>
                </w:rPr>
              </w:pPr>
              <w:r w:rsidRPr="00DF25CA">
                <w:rPr>
                  <w:rFonts w:ascii="Arial Narrow" w:hAnsi="Arial Narrow"/>
                  <w:noProof/>
                </w:rPr>
                <w:t>Siddharth Misra, H. L. (2020). Chapter 9 - Noninvasive fracture characterization based on the classification of sonic wave travel tim. Subchapter 4.1.4. Random forest (RF) classifier. En Machine Learning for Subsurface Characterization (págs. 243-287). Gulf Professional Publishing,.</w:t>
              </w:r>
            </w:p>
            <w:p w14:paraId="43B65AD9" w14:textId="77777777" w:rsidR="00267805" w:rsidRPr="00DF25CA" w:rsidRDefault="00267805" w:rsidP="00267805">
              <w:pPr>
                <w:pStyle w:val="Bibliography"/>
                <w:ind w:left="720" w:hanging="720"/>
                <w:rPr>
                  <w:rFonts w:ascii="Arial Narrow" w:hAnsi="Arial Narrow"/>
                  <w:noProof/>
                </w:rPr>
              </w:pPr>
              <w:r w:rsidRPr="00DF25CA">
                <w:rPr>
                  <w:rFonts w:ascii="Arial Narrow" w:hAnsi="Arial Narrow"/>
                  <w:noProof/>
                </w:rPr>
                <w:t>Donges, N. (16 de September de 2021). A Complete Guide to the Random Forest Algorithm. Obtenido de Built in Beta: https://builtin.com/data-science/random-forest-algorithm</w:t>
              </w:r>
            </w:p>
            <w:p w14:paraId="45C810E5" w14:textId="77777777" w:rsidR="00267805" w:rsidRPr="00DF25CA" w:rsidRDefault="00267805" w:rsidP="00267805">
              <w:pPr>
                <w:pStyle w:val="Bibliography"/>
                <w:ind w:left="720" w:hanging="720"/>
                <w:rPr>
                  <w:rFonts w:ascii="Arial Narrow" w:hAnsi="Arial Narrow"/>
                  <w:noProof/>
                </w:rPr>
              </w:pPr>
              <w:r w:rsidRPr="00DF25CA">
                <w:rPr>
                  <w:rFonts w:ascii="Arial Narrow" w:hAnsi="Arial Narrow"/>
                  <w:noProof/>
                </w:rPr>
                <w:t>Wilson, D. G. (2017). Pharmacokinetics of TIVA/TCI. UCT Department of Anaesthesia &amp; Perioperative Medicine.</w:t>
              </w:r>
            </w:p>
            <w:p w14:paraId="273D07C5" w14:textId="77777777" w:rsidR="00267805" w:rsidRPr="00204063" w:rsidRDefault="00267805" w:rsidP="00267805">
              <w:pPr>
                <w:pStyle w:val="Bibliography"/>
                <w:ind w:left="720" w:hanging="720"/>
                <w:rPr>
                  <w:rFonts w:ascii="Arial Narrow" w:hAnsi="Arial Narrow"/>
                  <w:noProof/>
                  <w:lang w:val="es-ES"/>
                  <w:rPrChange w:id="447" w:author="Pedro Gambus" w:date="2022-01-17T09:17:00Z">
                    <w:rPr>
                      <w:rFonts w:ascii="Arial Narrow" w:hAnsi="Arial Narrow"/>
                      <w:noProof/>
                    </w:rPr>
                  </w:rPrChange>
                </w:rPr>
              </w:pPr>
              <w:r w:rsidRPr="00204063">
                <w:rPr>
                  <w:rFonts w:ascii="Arial Narrow" w:hAnsi="Arial Narrow"/>
                  <w:noProof/>
                  <w:lang w:val="es-ES"/>
                  <w:rPrChange w:id="448" w:author="Pedro Gambus" w:date="2022-01-17T09:17:00Z">
                    <w:rPr>
                      <w:rFonts w:ascii="Arial Narrow" w:hAnsi="Arial Narrow"/>
                      <w:noProof/>
                    </w:rPr>
                  </w:rPrChange>
                </w:rPr>
                <w:t>Noble desktop. (6 de October de 2021). Obtenido de https://www.nobledesktop.com/learn/git/git-branches</w:t>
              </w:r>
            </w:p>
            <w:p w14:paraId="6B5FDD97" w14:textId="77777777" w:rsidR="00267805" w:rsidRPr="00DF25CA" w:rsidRDefault="00267805" w:rsidP="00267805">
              <w:pPr>
                <w:ind w:left="426" w:hanging="284"/>
                <w:rPr>
                  <w:rFonts w:ascii="Arial Narrow" w:hAnsi="Arial Narrow"/>
                </w:rPr>
              </w:pPr>
              <w:r w:rsidRPr="00DF25CA">
                <w:rPr>
                  <w:rFonts w:ascii="Arial Narrow" w:hAnsi="Arial Narrow"/>
                  <w:noProof/>
                </w:rPr>
                <w:fldChar w:fldCharType="end"/>
              </w:r>
            </w:p>
          </w:sdtContent>
        </w:sdt>
      </w:sdtContent>
    </w:sdt>
    <w:p w14:paraId="57C4DF91" w14:textId="77777777" w:rsidR="00267805" w:rsidRPr="00DF25CA" w:rsidRDefault="00267805" w:rsidP="00267805">
      <w:pPr>
        <w:pStyle w:val="Heading1"/>
        <w:numPr>
          <w:ilvl w:val="0"/>
          <w:numId w:val="12"/>
        </w:numPr>
      </w:pPr>
      <w:bookmarkStart w:id="449" w:name="_Toc93057791"/>
      <w:commentRangeStart w:id="450"/>
      <w:r w:rsidRPr="00DF25CA">
        <w:t>Annex</w:t>
      </w:r>
      <w:bookmarkEnd w:id="449"/>
      <w:commentRangeEnd w:id="450"/>
      <w:r>
        <w:rPr>
          <w:rStyle w:val="CommentReference"/>
          <w:rFonts w:ascii="Times New Roman" w:eastAsia="Times New Roman" w:hAnsi="Times New Roman" w:cs="Times New Roman"/>
          <w:color w:val="auto"/>
        </w:rPr>
        <w:commentReference w:id="450"/>
      </w:r>
    </w:p>
    <w:p w14:paraId="36C1A54D" w14:textId="77777777" w:rsidR="00267805" w:rsidRPr="00DF25CA" w:rsidRDefault="00267805" w:rsidP="00267805"/>
    <w:p w14:paraId="3DEF5CD4" w14:textId="77777777" w:rsidR="00267805" w:rsidRPr="00DF25CA" w:rsidRDefault="00267805" w:rsidP="00267805">
      <w:r w:rsidRPr="00DF25CA">
        <w:t xml:space="preserve">“Libraries.py” archive contains all the needed libraries in order to compile the code. </w:t>
      </w:r>
    </w:p>
    <w:p w14:paraId="22C91366" w14:textId="77777777" w:rsidR="00267805" w:rsidRPr="00DF25CA" w:rsidRDefault="00267805" w:rsidP="00267805"/>
    <w:p w14:paraId="16F9F67D" w14:textId="77777777" w:rsidR="00267805" w:rsidRPr="00DF25CA" w:rsidRDefault="00267805" w:rsidP="00267805"/>
    <w:tbl>
      <w:tblPr>
        <w:tblStyle w:val="TableGrid"/>
        <w:tblW w:w="0" w:type="auto"/>
        <w:tblLook w:val="04A0" w:firstRow="1" w:lastRow="0" w:firstColumn="1" w:lastColumn="0" w:noHBand="0" w:noVBand="1"/>
      </w:tblPr>
      <w:tblGrid>
        <w:gridCol w:w="9016"/>
      </w:tblGrid>
      <w:tr w:rsidR="00267805" w:rsidRPr="00DF25CA" w14:paraId="431240FE" w14:textId="77777777" w:rsidTr="002B7376">
        <w:tc>
          <w:tcPr>
            <w:tcW w:w="9016" w:type="dxa"/>
          </w:tcPr>
          <w:p w14:paraId="0E71E95D" w14:textId="77777777" w:rsidR="00267805" w:rsidRPr="00DF25CA" w:rsidRDefault="00267805" w:rsidP="002B7376">
            <w:pPr>
              <w:shd w:val="clear" w:color="auto" w:fill="FFFFFF"/>
              <w:spacing w:line="270" w:lineRule="atLeast"/>
              <w:jc w:val="center"/>
              <w:rPr>
                <w:rFonts w:ascii="Menlo" w:hAnsi="Menlo" w:cs="Menlo"/>
                <w:color w:val="008000"/>
                <w:sz w:val="18"/>
                <w:szCs w:val="18"/>
              </w:rPr>
            </w:pPr>
            <w:r w:rsidRPr="00DF25CA">
              <w:rPr>
                <w:rFonts w:ascii="Menlo" w:hAnsi="Menlo" w:cs="Menlo"/>
                <w:color w:val="008000"/>
                <w:sz w:val="18"/>
                <w:szCs w:val="18"/>
              </w:rPr>
              <w:t>libraries.py</w:t>
            </w:r>
          </w:p>
        </w:tc>
      </w:tr>
      <w:tr w:rsidR="00267805" w:rsidRPr="00BD16EC" w14:paraId="0F5B4739" w14:textId="77777777" w:rsidTr="002B7376">
        <w:tc>
          <w:tcPr>
            <w:tcW w:w="9016" w:type="dxa"/>
          </w:tcPr>
          <w:p w14:paraId="2E54308F" w14:textId="77777777" w:rsidR="00267805" w:rsidRPr="00DF25CA" w:rsidRDefault="00267805" w:rsidP="002B7376">
            <w:pPr>
              <w:shd w:val="clear" w:color="auto" w:fill="FFFFFF"/>
              <w:spacing w:line="270" w:lineRule="atLeast"/>
              <w:rPr>
                <w:rFonts w:ascii="Menlo" w:hAnsi="Menlo" w:cs="Menlo"/>
                <w:color w:val="000000"/>
                <w:sz w:val="18"/>
                <w:szCs w:val="18"/>
              </w:rPr>
            </w:pPr>
            <w:r w:rsidRPr="007C5845">
              <w:rPr>
                <w:rFonts w:ascii="Menlo" w:hAnsi="Menlo" w:cs="Menlo"/>
                <w:color w:val="008000"/>
                <w:sz w:val="18"/>
                <w:szCs w:val="18"/>
              </w:rPr>
              <w:t>#Importing common libraries</w:t>
            </w:r>
          </w:p>
          <w:p w14:paraId="6ED7A115" w14:textId="77777777" w:rsidR="00267805" w:rsidRPr="00D73981" w:rsidRDefault="00267805" w:rsidP="002B7376">
            <w:pPr>
              <w:shd w:val="clear" w:color="auto" w:fill="FFFFFF"/>
              <w:spacing w:line="270" w:lineRule="atLeast"/>
              <w:rPr>
                <w:rFonts w:ascii="Menlo" w:hAnsi="Menlo" w:cs="Menlo"/>
                <w:color w:val="000000"/>
                <w:sz w:val="18"/>
                <w:szCs w:val="18"/>
              </w:rPr>
            </w:pPr>
            <w:r w:rsidRPr="00D73981">
              <w:rPr>
                <w:rFonts w:ascii="Menlo" w:hAnsi="Menlo" w:cs="Menlo"/>
                <w:color w:val="AF00DB"/>
                <w:sz w:val="18"/>
                <w:szCs w:val="18"/>
              </w:rPr>
              <w:t>from</w:t>
            </w:r>
            <w:r w:rsidRPr="00D73981">
              <w:rPr>
                <w:rFonts w:ascii="Menlo" w:hAnsi="Menlo" w:cs="Menlo"/>
                <w:color w:val="000000"/>
                <w:sz w:val="18"/>
                <w:szCs w:val="18"/>
              </w:rPr>
              <w:t xml:space="preserve"> </w:t>
            </w:r>
            <w:r w:rsidRPr="00D73981">
              <w:rPr>
                <w:rFonts w:ascii="Menlo" w:hAnsi="Menlo" w:cs="Menlo"/>
                <w:color w:val="267F99"/>
                <w:sz w:val="18"/>
                <w:szCs w:val="18"/>
              </w:rPr>
              <w:t>numpy</w:t>
            </w:r>
            <w:r w:rsidRPr="00D73981">
              <w:rPr>
                <w:rFonts w:ascii="Menlo" w:hAnsi="Menlo" w:cs="Menlo"/>
                <w:color w:val="000000"/>
                <w:sz w:val="18"/>
                <w:szCs w:val="18"/>
              </w:rPr>
              <w:t xml:space="preserve"> </w:t>
            </w:r>
            <w:r w:rsidRPr="00D73981">
              <w:rPr>
                <w:rFonts w:ascii="Menlo" w:hAnsi="Menlo" w:cs="Menlo"/>
                <w:color w:val="AF00DB"/>
                <w:sz w:val="18"/>
                <w:szCs w:val="18"/>
              </w:rPr>
              <w:t>import</w:t>
            </w:r>
            <w:r w:rsidRPr="00D73981">
              <w:rPr>
                <w:rFonts w:ascii="Menlo" w:hAnsi="Menlo" w:cs="Menlo"/>
                <w:color w:val="000000"/>
                <w:sz w:val="18"/>
                <w:szCs w:val="18"/>
              </w:rPr>
              <w:t xml:space="preserve"> *</w:t>
            </w:r>
          </w:p>
          <w:p w14:paraId="614B993D" w14:textId="77777777" w:rsidR="00267805" w:rsidRPr="00D73981" w:rsidRDefault="00267805" w:rsidP="002B7376">
            <w:pPr>
              <w:shd w:val="clear" w:color="auto" w:fill="FFFFFF"/>
              <w:spacing w:line="270" w:lineRule="atLeast"/>
              <w:rPr>
                <w:rFonts w:ascii="Menlo" w:hAnsi="Menlo" w:cs="Menlo"/>
                <w:color w:val="000000"/>
                <w:sz w:val="18"/>
                <w:szCs w:val="18"/>
              </w:rPr>
            </w:pPr>
            <w:r w:rsidRPr="00D73981">
              <w:rPr>
                <w:rFonts w:ascii="Menlo" w:hAnsi="Menlo" w:cs="Menlo"/>
                <w:color w:val="AF00DB"/>
                <w:sz w:val="18"/>
                <w:szCs w:val="18"/>
              </w:rPr>
              <w:t>import</w:t>
            </w:r>
            <w:r w:rsidRPr="00D73981">
              <w:rPr>
                <w:rFonts w:ascii="Menlo" w:hAnsi="Menlo" w:cs="Menlo"/>
                <w:color w:val="000000"/>
                <w:sz w:val="18"/>
                <w:szCs w:val="18"/>
              </w:rPr>
              <w:t xml:space="preserve"> </w:t>
            </w:r>
            <w:r w:rsidRPr="00D73981">
              <w:rPr>
                <w:rFonts w:ascii="Menlo" w:hAnsi="Menlo" w:cs="Menlo"/>
                <w:color w:val="267F99"/>
                <w:sz w:val="18"/>
                <w:szCs w:val="18"/>
              </w:rPr>
              <w:t>pandas</w:t>
            </w:r>
            <w:r w:rsidRPr="00D73981">
              <w:rPr>
                <w:rFonts w:ascii="Menlo" w:hAnsi="Menlo" w:cs="Menlo"/>
                <w:color w:val="000000"/>
                <w:sz w:val="18"/>
                <w:szCs w:val="18"/>
              </w:rPr>
              <w:t xml:space="preserve"> </w:t>
            </w:r>
            <w:r w:rsidRPr="00D73981">
              <w:rPr>
                <w:rFonts w:ascii="Menlo" w:hAnsi="Menlo" w:cs="Menlo"/>
                <w:color w:val="AF00DB"/>
                <w:sz w:val="18"/>
                <w:szCs w:val="18"/>
              </w:rPr>
              <w:t>as</w:t>
            </w:r>
            <w:r w:rsidRPr="00D73981">
              <w:rPr>
                <w:rFonts w:ascii="Menlo" w:hAnsi="Menlo" w:cs="Menlo"/>
                <w:color w:val="000000"/>
                <w:sz w:val="18"/>
                <w:szCs w:val="18"/>
              </w:rPr>
              <w:t xml:space="preserve"> </w:t>
            </w:r>
            <w:r w:rsidRPr="00D73981">
              <w:rPr>
                <w:rFonts w:ascii="Menlo" w:hAnsi="Menlo" w:cs="Menlo"/>
                <w:color w:val="267F99"/>
                <w:sz w:val="18"/>
                <w:szCs w:val="18"/>
              </w:rPr>
              <w:t>pd</w:t>
            </w:r>
          </w:p>
          <w:p w14:paraId="2C42A7AE" w14:textId="77777777" w:rsidR="00267805" w:rsidRPr="00D73981" w:rsidRDefault="00267805" w:rsidP="002B7376">
            <w:pPr>
              <w:shd w:val="clear" w:color="auto" w:fill="FFFFFF"/>
              <w:spacing w:line="270" w:lineRule="atLeast"/>
              <w:rPr>
                <w:rFonts w:ascii="Menlo" w:hAnsi="Menlo" w:cs="Menlo"/>
                <w:color w:val="000000"/>
                <w:sz w:val="18"/>
                <w:szCs w:val="18"/>
              </w:rPr>
            </w:pPr>
            <w:r w:rsidRPr="00D73981">
              <w:rPr>
                <w:rFonts w:ascii="Menlo" w:hAnsi="Menlo" w:cs="Menlo"/>
                <w:color w:val="AF00DB"/>
                <w:sz w:val="18"/>
                <w:szCs w:val="18"/>
              </w:rPr>
              <w:lastRenderedPageBreak/>
              <w:t>import</w:t>
            </w:r>
            <w:r w:rsidRPr="00D73981">
              <w:rPr>
                <w:rFonts w:ascii="Menlo" w:hAnsi="Menlo" w:cs="Menlo"/>
                <w:color w:val="000000"/>
                <w:sz w:val="18"/>
                <w:szCs w:val="18"/>
              </w:rPr>
              <w:t xml:space="preserve"> </w:t>
            </w:r>
            <w:r w:rsidRPr="00D73981">
              <w:rPr>
                <w:rFonts w:ascii="Menlo" w:hAnsi="Menlo" w:cs="Menlo"/>
                <w:color w:val="267F99"/>
                <w:sz w:val="18"/>
                <w:szCs w:val="18"/>
              </w:rPr>
              <w:t>matplotlib</w:t>
            </w:r>
            <w:r w:rsidRPr="00D73981">
              <w:rPr>
                <w:rFonts w:ascii="Menlo" w:hAnsi="Menlo" w:cs="Menlo"/>
                <w:color w:val="000000"/>
                <w:sz w:val="18"/>
                <w:szCs w:val="18"/>
              </w:rPr>
              <w:t>.</w:t>
            </w:r>
            <w:r w:rsidRPr="00D73981">
              <w:rPr>
                <w:rFonts w:ascii="Menlo" w:hAnsi="Menlo" w:cs="Menlo"/>
                <w:color w:val="267F99"/>
                <w:sz w:val="18"/>
                <w:szCs w:val="18"/>
              </w:rPr>
              <w:t>pyplot</w:t>
            </w:r>
            <w:r w:rsidRPr="00D73981">
              <w:rPr>
                <w:rFonts w:ascii="Menlo" w:hAnsi="Menlo" w:cs="Menlo"/>
                <w:color w:val="000000"/>
                <w:sz w:val="18"/>
                <w:szCs w:val="18"/>
              </w:rPr>
              <w:t xml:space="preserve"> </w:t>
            </w:r>
            <w:r w:rsidRPr="00D73981">
              <w:rPr>
                <w:rFonts w:ascii="Menlo" w:hAnsi="Menlo" w:cs="Menlo"/>
                <w:color w:val="AF00DB"/>
                <w:sz w:val="18"/>
                <w:szCs w:val="18"/>
              </w:rPr>
              <w:t>as</w:t>
            </w:r>
            <w:r w:rsidRPr="00D73981">
              <w:rPr>
                <w:rFonts w:ascii="Menlo" w:hAnsi="Menlo" w:cs="Menlo"/>
                <w:color w:val="000000"/>
                <w:sz w:val="18"/>
                <w:szCs w:val="18"/>
              </w:rPr>
              <w:t xml:space="preserve"> </w:t>
            </w:r>
            <w:r w:rsidRPr="00D73981">
              <w:rPr>
                <w:rFonts w:ascii="Menlo" w:hAnsi="Menlo" w:cs="Menlo"/>
                <w:color w:val="267F99"/>
                <w:sz w:val="18"/>
                <w:szCs w:val="18"/>
              </w:rPr>
              <w:t>plt</w:t>
            </w:r>
          </w:p>
          <w:p w14:paraId="142794FB" w14:textId="77777777" w:rsidR="00267805" w:rsidRPr="00D73981" w:rsidRDefault="00267805" w:rsidP="002B7376">
            <w:pPr>
              <w:shd w:val="clear" w:color="auto" w:fill="FFFFFF"/>
              <w:spacing w:line="270" w:lineRule="atLeast"/>
              <w:rPr>
                <w:rFonts w:ascii="Menlo" w:hAnsi="Menlo" w:cs="Menlo"/>
                <w:color w:val="000000"/>
                <w:sz w:val="18"/>
                <w:szCs w:val="18"/>
              </w:rPr>
            </w:pPr>
            <w:r w:rsidRPr="00D73981">
              <w:rPr>
                <w:rFonts w:ascii="Menlo" w:hAnsi="Menlo" w:cs="Menlo"/>
                <w:color w:val="AF00DB"/>
                <w:sz w:val="18"/>
                <w:szCs w:val="18"/>
              </w:rPr>
              <w:t>from</w:t>
            </w:r>
            <w:r w:rsidRPr="00D73981">
              <w:rPr>
                <w:rFonts w:ascii="Menlo" w:hAnsi="Menlo" w:cs="Menlo"/>
                <w:color w:val="000000"/>
                <w:sz w:val="18"/>
                <w:szCs w:val="18"/>
              </w:rPr>
              <w:t xml:space="preserve"> </w:t>
            </w:r>
            <w:r w:rsidRPr="00D73981">
              <w:rPr>
                <w:rFonts w:ascii="Menlo" w:hAnsi="Menlo" w:cs="Menlo"/>
                <w:color w:val="267F99"/>
                <w:sz w:val="18"/>
                <w:szCs w:val="18"/>
              </w:rPr>
              <w:t>os</w:t>
            </w:r>
            <w:r w:rsidRPr="00D73981">
              <w:rPr>
                <w:rFonts w:ascii="Menlo" w:hAnsi="Menlo" w:cs="Menlo"/>
                <w:color w:val="000000"/>
                <w:sz w:val="18"/>
                <w:szCs w:val="18"/>
              </w:rPr>
              <w:t xml:space="preserve"> </w:t>
            </w:r>
            <w:r w:rsidRPr="00D73981">
              <w:rPr>
                <w:rFonts w:ascii="Menlo" w:hAnsi="Menlo" w:cs="Menlo"/>
                <w:color w:val="AF00DB"/>
                <w:sz w:val="18"/>
                <w:szCs w:val="18"/>
              </w:rPr>
              <w:t>import</w:t>
            </w:r>
            <w:r w:rsidRPr="00D73981">
              <w:rPr>
                <w:rFonts w:ascii="Menlo" w:hAnsi="Menlo" w:cs="Menlo"/>
                <w:color w:val="000000"/>
                <w:sz w:val="18"/>
                <w:szCs w:val="18"/>
              </w:rPr>
              <w:t xml:space="preserve"> </w:t>
            </w:r>
            <w:r w:rsidRPr="00D73981">
              <w:rPr>
                <w:rFonts w:ascii="Menlo" w:hAnsi="Menlo" w:cs="Menlo"/>
                <w:color w:val="795E26"/>
                <w:sz w:val="18"/>
                <w:szCs w:val="18"/>
              </w:rPr>
              <w:t>chdir</w:t>
            </w:r>
          </w:p>
          <w:p w14:paraId="4D8B21B2" w14:textId="77777777" w:rsidR="00267805" w:rsidRPr="00D73981" w:rsidRDefault="00267805" w:rsidP="002B7376">
            <w:pPr>
              <w:shd w:val="clear" w:color="auto" w:fill="FFFFFF"/>
              <w:spacing w:line="270" w:lineRule="atLeast"/>
              <w:rPr>
                <w:rFonts w:ascii="Menlo" w:hAnsi="Menlo" w:cs="Menlo"/>
                <w:color w:val="000000"/>
                <w:sz w:val="18"/>
                <w:szCs w:val="18"/>
              </w:rPr>
            </w:pPr>
            <w:r w:rsidRPr="00D73981">
              <w:rPr>
                <w:rFonts w:ascii="Menlo" w:hAnsi="Menlo" w:cs="Menlo"/>
                <w:color w:val="AF00DB"/>
                <w:sz w:val="18"/>
                <w:szCs w:val="18"/>
              </w:rPr>
              <w:t>from</w:t>
            </w:r>
            <w:r w:rsidRPr="00D73981">
              <w:rPr>
                <w:rFonts w:ascii="Menlo" w:hAnsi="Menlo" w:cs="Menlo"/>
                <w:color w:val="000000"/>
                <w:sz w:val="18"/>
                <w:szCs w:val="18"/>
              </w:rPr>
              <w:t xml:space="preserve"> </w:t>
            </w:r>
            <w:r w:rsidRPr="00D73981">
              <w:rPr>
                <w:rFonts w:ascii="Menlo" w:hAnsi="Menlo" w:cs="Menlo"/>
                <w:color w:val="267F99"/>
                <w:sz w:val="18"/>
                <w:szCs w:val="18"/>
              </w:rPr>
              <w:t>pandas</w:t>
            </w:r>
            <w:r w:rsidRPr="00D73981">
              <w:rPr>
                <w:rFonts w:ascii="Menlo" w:hAnsi="Menlo" w:cs="Menlo"/>
                <w:color w:val="000000"/>
                <w:sz w:val="18"/>
                <w:szCs w:val="18"/>
              </w:rPr>
              <w:t>.</w:t>
            </w:r>
            <w:r w:rsidRPr="00D73981">
              <w:rPr>
                <w:rFonts w:ascii="Menlo" w:hAnsi="Menlo" w:cs="Menlo"/>
                <w:color w:val="267F99"/>
                <w:sz w:val="18"/>
                <w:szCs w:val="18"/>
              </w:rPr>
              <w:t>io</w:t>
            </w:r>
            <w:r w:rsidRPr="00D73981">
              <w:rPr>
                <w:rFonts w:ascii="Menlo" w:hAnsi="Menlo" w:cs="Menlo"/>
                <w:color w:val="000000"/>
                <w:sz w:val="18"/>
                <w:szCs w:val="18"/>
              </w:rPr>
              <w:t>.</w:t>
            </w:r>
            <w:r w:rsidRPr="00D73981">
              <w:rPr>
                <w:rFonts w:ascii="Menlo" w:hAnsi="Menlo" w:cs="Menlo"/>
                <w:color w:val="267F99"/>
                <w:sz w:val="18"/>
                <w:szCs w:val="18"/>
              </w:rPr>
              <w:t>parsers</w:t>
            </w:r>
            <w:r w:rsidRPr="00D73981">
              <w:rPr>
                <w:rFonts w:ascii="Menlo" w:hAnsi="Menlo" w:cs="Menlo"/>
                <w:color w:val="000000"/>
                <w:sz w:val="18"/>
                <w:szCs w:val="18"/>
              </w:rPr>
              <w:t xml:space="preserve"> </w:t>
            </w:r>
            <w:r w:rsidRPr="00D73981">
              <w:rPr>
                <w:rFonts w:ascii="Menlo" w:hAnsi="Menlo" w:cs="Menlo"/>
                <w:color w:val="AF00DB"/>
                <w:sz w:val="18"/>
                <w:szCs w:val="18"/>
              </w:rPr>
              <w:t>import</w:t>
            </w:r>
            <w:r w:rsidRPr="00D73981">
              <w:rPr>
                <w:rFonts w:ascii="Menlo" w:hAnsi="Menlo" w:cs="Menlo"/>
                <w:color w:val="000000"/>
                <w:sz w:val="18"/>
                <w:szCs w:val="18"/>
              </w:rPr>
              <w:t xml:space="preserve"> </w:t>
            </w:r>
            <w:r w:rsidRPr="00D73981">
              <w:rPr>
                <w:rFonts w:ascii="Menlo" w:hAnsi="Menlo" w:cs="Menlo"/>
                <w:color w:val="795E26"/>
                <w:sz w:val="18"/>
                <w:szCs w:val="18"/>
              </w:rPr>
              <w:t>read_csv</w:t>
            </w:r>
          </w:p>
          <w:p w14:paraId="6D989290" w14:textId="77777777" w:rsidR="00267805" w:rsidRPr="00D73981" w:rsidRDefault="00267805" w:rsidP="002B7376">
            <w:pPr>
              <w:shd w:val="clear" w:color="auto" w:fill="FFFFFF"/>
              <w:spacing w:line="270" w:lineRule="atLeast"/>
              <w:rPr>
                <w:rFonts w:ascii="Menlo" w:hAnsi="Menlo" w:cs="Menlo"/>
                <w:color w:val="000000"/>
                <w:sz w:val="18"/>
                <w:szCs w:val="18"/>
              </w:rPr>
            </w:pPr>
            <w:r w:rsidRPr="00D73981">
              <w:rPr>
                <w:rFonts w:ascii="Menlo" w:hAnsi="Menlo" w:cs="Menlo"/>
                <w:color w:val="AF00DB"/>
                <w:sz w:val="18"/>
                <w:szCs w:val="18"/>
              </w:rPr>
              <w:t>from</w:t>
            </w:r>
            <w:r w:rsidRPr="00D73981">
              <w:rPr>
                <w:rFonts w:ascii="Menlo" w:hAnsi="Menlo" w:cs="Menlo"/>
                <w:color w:val="000000"/>
                <w:sz w:val="18"/>
                <w:szCs w:val="18"/>
              </w:rPr>
              <w:t xml:space="preserve"> </w:t>
            </w:r>
            <w:r w:rsidRPr="00D73981">
              <w:rPr>
                <w:rFonts w:ascii="Menlo" w:hAnsi="Menlo" w:cs="Menlo"/>
                <w:color w:val="267F99"/>
                <w:sz w:val="18"/>
                <w:szCs w:val="18"/>
              </w:rPr>
              <w:t>scipy</w:t>
            </w:r>
            <w:r w:rsidRPr="00D73981">
              <w:rPr>
                <w:rFonts w:ascii="Menlo" w:hAnsi="Menlo" w:cs="Menlo"/>
                <w:color w:val="000000"/>
                <w:sz w:val="18"/>
                <w:szCs w:val="18"/>
              </w:rPr>
              <w:t>.</w:t>
            </w:r>
            <w:r w:rsidRPr="00D73981">
              <w:rPr>
                <w:rFonts w:ascii="Menlo" w:hAnsi="Menlo" w:cs="Menlo"/>
                <w:color w:val="267F99"/>
                <w:sz w:val="18"/>
                <w:szCs w:val="18"/>
              </w:rPr>
              <w:t>interpolate</w:t>
            </w:r>
            <w:r w:rsidRPr="00D73981">
              <w:rPr>
                <w:rFonts w:ascii="Menlo" w:hAnsi="Menlo" w:cs="Menlo"/>
                <w:color w:val="000000"/>
                <w:sz w:val="18"/>
                <w:szCs w:val="18"/>
              </w:rPr>
              <w:t xml:space="preserve"> </w:t>
            </w:r>
            <w:r w:rsidRPr="00D73981">
              <w:rPr>
                <w:rFonts w:ascii="Menlo" w:hAnsi="Menlo" w:cs="Menlo"/>
                <w:color w:val="AF00DB"/>
                <w:sz w:val="18"/>
                <w:szCs w:val="18"/>
              </w:rPr>
              <w:t>import</w:t>
            </w:r>
            <w:r w:rsidRPr="00D73981">
              <w:rPr>
                <w:rFonts w:ascii="Menlo" w:hAnsi="Menlo" w:cs="Menlo"/>
                <w:color w:val="000000"/>
                <w:sz w:val="18"/>
                <w:szCs w:val="18"/>
              </w:rPr>
              <w:t xml:space="preserve"> </w:t>
            </w:r>
            <w:r w:rsidRPr="00D73981">
              <w:rPr>
                <w:rFonts w:ascii="Menlo" w:hAnsi="Menlo" w:cs="Menlo"/>
                <w:color w:val="267F99"/>
                <w:sz w:val="18"/>
                <w:szCs w:val="18"/>
              </w:rPr>
              <w:t>interp1d</w:t>
            </w:r>
          </w:p>
          <w:p w14:paraId="113B838B" w14:textId="77777777" w:rsidR="00267805" w:rsidRPr="00D73981" w:rsidRDefault="00267805" w:rsidP="002B7376">
            <w:pPr>
              <w:shd w:val="clear" w:color="auto" w:fill="FFFFFF"/>
              <w:spacing w:line="270" w:lineRule="atLeast"/>
              <w:rPr>
                <w:rFonts w:ascii="Menlo" w:hAnsi="Menlo" w:cs="Menlo"/>
                <w:color w:val="000000"/>
                <w:sz w:val="18"/>
                <w:szCs w:val="18"/>
              </w:rPr>
            </w:pPr>
            <w:r w:rsidRPr="00D73981">
              <w:rPr>
                <w:rFonts w:ascii="Menlo" w:hAnsi="Menlo" w:cs="Menlo"/>
                <w:color w:val="AF00DB"/>
                <w:sz w:val="18"/>
                <w:szCs w:val="18"/>
              </w:rPr>
              <w:t>import</w:t>
            </w:r>
            <w:r w:rsidRPr="00D73981">
              <w:rPr>
                <w:rFonts w:ascii="Menlo" w:hAnsi="Menlo" w:cs="Menlo"/>
                <w:color w:val="000000"/>
                <w:sz w:val="18"/>
                <w:szCs w:val="18"/>
              </w:rPr>
              <w:t xml:space="preserve"> </w:t>
            </w:r>
            <w:r w:rsidRPr="00D73981">
              <w:rPr>
                <w:rFonts w:ascii="Menlo" w:hAnsi="Menlo" w:cs="Menlo"/>
                <w:color w:val="267F99"/>
                <w:sz w:val="18"/>
                <w:szCs w:val="18"/>
              </w:rPr>
              <w:t>random</w:t>
            </w:r>
          </w:p>
          <w:p w14:paraId="33322E42" w14:textId="77777777" w:rsidR="00267805" w:rsidRPr="00D73981" w:rsidRDefault="00267805" w:rsidP="002B7376">
            <w:pPr>
              <w:shd w:val="clear" w:color="auto" w:fill="FFFFFF"/>
              <w:spacing w:line="270" w:lineRule="atLeast"/>
              <w:rPr>
                <w:rFonts w:ascii="Menlo" w:hAnsi="Menlo" w:cs="Menlo"/>
                <w:color w:val="000000"/>
                <w:sz w:val="18"/>
                <w:szCs w:val="18"/>
              </w:rPr>
            </w:pPr>
            <w:r w:rsidRPr="00D73981">
              <w:rPr>
                <w:rFonts w:ascii="Menlo" w:hAnsi="Menlo" w:cs="Menlo"/>
                <w:color w:val="AF00DB"/>
                <w:sz w:val="18"/>
                <w:szCs w:val="18"/>
              </w:rPr>
              <w:t>import</w:t>
            </w:r>
            <w:r w:rsidRPr="00D73981">
              <w:rPr>
                <w:rFonts w:ascii="Menlo" w:hAnsi="Menlo" w:cs="Menlo"/>
                <w:color w:val="000000"/>
                <w:sz w:val="18"/>
                <w:szCs w:val="18"/>
              </w:rPr>
              <w:t xml:space="preserve"> </w:t>
            </w:r>
            <w:r w:rsidRPr="00D73981">
              <w:rPr>
                <w:rFonts w:ascii="Menlo" w:hAnsi="Menlo" w:cs="Menlo"/>
                <w:color w:val="267F99"/>
                <w:sz w:val="18"/>
                <w:szCs w:val="18"/>
              </w:rPr>
              <w:t>pickle</w:t>
            </w:r>
          </w:p>
          <w:p w14:paraId="27256DC0" w14:textId="77777777" w:rsidR="00267805" w:rsidRPr="00D73981" w:rsidRDefault="00267805" w:rsidP="002B7376">
            <w:pPr>
              <w:shd w:val="clear" w:color="auto" w:fill="FFFFFF"/>
              <w:spacing w:line="270" w:lineRule="atLeast"/>
              <w:rPr>
                <w:rFonts w:ascii="Menlo" w:hAnsi="Menlo" w:cs="Menlo"/>
                <w:color w:val="000000"/>
                <w:sz w:val="18"/>
                <w:szCs w:val="18"/>
              </w:rPr>
            </w:pPr>
          </w:p>
          <w:p w14:paraId="61F01512" w14:textId="77777777" w:rsidR="00267805" w:rsidRPr="00D73981" w:rsidRDefault="00267805" w:rsidP="002B7376">
            <w:pPr>
              <w:shd w:val="clear" w:color="auto" w:fill="FFFFFF"/>
              <w:spacing w:line="270" w:lineRule="atLeast"/>
              <w:rPr>
                <w:rFonts w:ascii="Menlo" w:hAnsi="Menlo" w:cs="Menlo"/>
                <w:color w:val="000000"/>
                <w:sz w:val="18"/>
                <w:szCs w:val="18"/>
              </w:rPr>
            </w:pPr>
            <w:r w:rsidRPr="00D73981">
              <w:rPr>
                <w:rFonts w:ascii="Menlo" w:hAnsi="Menlo" w:cs="Menlo"/>
                <w:color w:val="008000"/>
                <w:sz w:val="18"/>
                <w:szCs w:val="18"/>
              </w:rPr>
              <w:t># Import datasets, classifiers and performance metrics</w:t>
            </w:r>
          </w:p>
          <w:p w14:paraId="526547D4" w14:textId="77777777" w:rsidR="00267805" w:rsidRPr="00D73981" w:rsidRDefault="00267805" w:rsidP="002B7376">
            <w:pPr>
              <w:shd w:val="clear" w:color="auto" w:fill="FFFFFF"/>
              <w:spacing w:line="270" w:lineRule="atLeast"/>
              <w:rPr>
                <w:rFonts w:ascii="Menlo" w:hAnsi="Menlo" w:cs="Menlo"/>
                <w:color w:val="000000"/>
                <w:sz w:val="18"/>
                <w:szCs w:val="18"/>
              </w:rPr>
            </w:pPr>
            <w:r w:rsidRPr="00D73981">
              <w:rPr>
                <w:rFonts w:ascii="Menlo" w:hAnsi="Menlo" w:cs="Menlo"/>
                <w:color w:val="AF00DB"/>
                <w:sz w:val="18"/>
                <w:szCs w:val="18"/>
              </w:rPr>
              <w:t>from</w:t>
            </w:r>
            <w:r w:rsidRPr="00D73981">
              <w:rPr>
                <w:rFonts w:ascii="Menlo" w:hAnsi="Menlo" w:cs="Menlo"/>
                <w:color w:val="000000"/>
                <w:sz w:val="18"/>
                <w:szCs w:val="18"/>
              </w:rPr>
              <w:t xml:space="preserve"> </w:t>
            </w:r>
            <w:r w:rsidRPr="00D73981">
              <w:rPr>
                <w:rFonts w:ascii="Menlo" w:hAnsi="Menlo" w:cs="Menlo"/>
                <w:color w:val="267F99"/>
                <w:sz w:val="18"/>
                <w:szCs w:val="18"/>
              </w:rPr>
              <w:t>sklearn</w:t>
            </w:r>
            <w:r w:rsidRPr="00D73981">
              <w:rPr>
                <w:rFonts w:ascii="Menlo" w:hAnsi="Menlo" w:cs="Menlo"/>
                <w:color w:val="000000"/>
                <w:sz w:val="18"/>
                <w:szCs w:val="18"/>
              </w:rPr>
              <w:t>.</w:t>
            </w:r>
            <w:r w:rsidRPr="00D73981">
              <w:rPr>
                <w:rFonts w:ascii="Menlo" w:hAnsi="Menlo" w:cs="Menlo"/>
                <w:color w:val="267F99"/>
                <w:sz w:val="18"/>
                <w:szCs w:val="18"/>
              </w:rPr>
              <w:t>metrics</w:t>
            </w:r>
            <w:r w:rsidRPr="00D73981">
              <w:rPr>
                <w:rFonts w:ascii="Menlo" w:hAnsi="Menlo" w:cs="Menlo"/>
                <w:color w:val="000000"/>
                <w:sz w:val="18"/>
                <w:szCs w:val="18"/>
              </w:rPr>
              <w:t xml:space="preserve"> </w:t>
            </w:r>
            <w:r w:rsidRPr="00D73981">
              <w:rPr>
                <w:rFonts w:ascii="Menlo" w:hAnsi="Menlo" w:cs="Menlo"/>
                <w:color w:val="AF00DB"/>
                <w:sz w:val="18"/>
                <w:szCs w:val="18"/>
              </w:rPr>
              <w:t>import</w:t>
            </w:r>
            <w:r w:rsidRPr="00D73981">
              <w:rPr>
                <w:rFonts w:ascii="Menlo" w:hAnsi="Menlo" w:cs="Menlo"/>
                <w:color w:val="000000"/>
                <w:sz w:val="18"/>
                <w:szCs w:val="18"/>
              </w:rPr>
              <w:t xml:space="preserve"> </w:t>
            </w:r>
            <w:r w:rsidRPr="00D73981">
              <w:rPr>
                <w:rFonts w:ascii="Menlo" w:hAnsi="Menlo" w:cs="Menlo"/>
                <w:color w:val="267F99"/>
                <w:sz w:val="18"/>
                <w:szCs w:val="18"/>
              </w:rPr>
              <w:t>ConfusionMatrixDisplay</w:t>
            </w:r>
            <w:r w:rsidRPr="00D73981">
              <w:rPr>
                <w:rFonts w:ascii="Menlo" w:hAnsi="Menlo" w:cs="Menlo"/>
                <w:color w:val="000000"/>
                <w:sz w:val="18"/>
                <w:szCs w:val="18"/>
              </w:rPr>
              <w:t xml:space="preserve">, </w:t>
            </w:r>
            <w:r w:rsidRPr="00D73981">
              <w:rPr>
                <w:rFonts w:ascii="Menlo" w:hAnsi="Menlo" w:cs="Menlo"/>
                <w:color w:val="795E26"/>
                <w:sz w:val="18"/>
                <w:szCs w:val="18"/>
              </w:rPr>
              <w:t>roc_auc_score</w:t>
            </w:r>
            <w:r w:rsidRPr="00D73981">
              <w:rPr>
                <w:rFonts w:ascii="Menlo" w:hAnsi="Menlo" w:cs="Menlo"/>
                <w:color w:val="000000"/>
                <w:sz w:val="18"/>
                <w:szCs w:val="18"/>
              </w:rPr>
              <w:t xml:space="preserve">, </w:t>
            </w:r>
            <w:r w:rsidRPr="00D73981">
              <w:rPr>
                <w:rFonts w:ascii="Menlo" w:hAnsi="Menlo" w:cs="Menlo"/>
                <w:color w:val="795E26"/>
                <w:sz w:val="18"/>
                <w:szCs w:val="18"/>
              </w:rPr>
              <w:t>roc_curve</w:t>
            </w:r>
            <w:r w:rsidRPr="00D73981">
              <w:rPr>
                <w:rFonts w:ascii="Menlo" w:hAnsi="Menlo" w:cs="Menlo"/>
                <w:color w:val="000000"/>
                <w:sz w:val="18"/>
                <w:szCs w:val="18"/>
              </w:rPr>
              <w:t xml:space="preserve">, </w:t>
            </w:r>
            <w:r w:rsidRPr="00D73981">
              <w:rPr>
                <w:rFonts w:ascii="Menlo" w:hAnsi="Menlo" w:cs="Menlo"/>
                <w:color w:val="795E26"/>
                <w:sz w:val="18"/>
                <w:szCs w:val="18"/>
              </w:rPr>
              <w:t>accuracy_score</w:t>
            </w:r>
            <w:r w:rsidRPr="00D73981">
              <w:rPr>
                <w:rFonts w:ascii="Menlo" w:hAnsi="Menlo" w:cs="Menlo"/>
                <w:color w:val="000000"/>
                <w:sz w:val="18"/>
                <w:szCs w:val="18"/>
              </w:rPr>
              <w:t xml:space="preserve">, </w:t>
            </w:r>
            <w:r w:rsidRPr="00D73981">
              <w:rPr>
                <w:rFonts w:ascii="Menlo" w:hAnsi="Menlo" w:cs="Menlo"/>
                <w:color w:val="795E26"/>
                <w:sz w:val="18"/>
                <w:szCs w:val="18"/>
              </w:rPr>
              <w:t>auc</w:t>
            </w:r>
          </w:p>
          <w:p w14:paraId="12816643" w14:textId="77777777" w:rsidR="00267805" w:rsidRPr="00D73981" w:rsidRDefault="00267805" w:rsidP="002B7376">
            <w:pPr>
              <w:shd w:val="clear" w:color="auto" w:fill="FFFFFF"/>
              <w:spacing w:line="270" w:lineRule="atLeast"/>
              <w:rPr>
                <w:rFonts w:ascii="Menlo" w:hAnsi="Menlo" w:cs="Menlo"/>
                <w:color w:val="000000"/>
                <w:sz w:val="18"/>
                <w:szCs w:val="18"/>
              </w:rPr>
            </w:pPr>
            <w:r w:rsidRPr="00D73981">
              <w:rPr>
                <w:rFonts w:ascii="Menlo" w:hAnsi="Menlo" w:cs="Menlo"/>
                <w:color w:val="AF00DB"/>
                <w:sz w:val="18"/>
                <w:szCs w:val="18"/>
              </w:rPr>
              <w:t>from</w:t>
            </w:r>
            <w:r w:rsidRPr="00D73981">
              <w:rPr>
                <w:rFonts w:ascii="Menlo" w:hAnsi="Menlo" w:cs="Menlo"/>
                <w:color w:val="000000"/>
                <w:sz w:val="18"/>
                <w:szCs w:val="18"/>
              </w:rPr>
              <w:t xml:space="preserve"> </w:t>
            </w:r>
            <w:r w:rsidRPr="00D73981">
              <w:rPr>
                <w:rFonts w:ascii="Menlo" w:hAnsi="Menlo" w:cs="Menlo"/>
                <w:color w:val="267F99"/>
                <w:sz w:val="18"/>
                <w:szCs w:val="18"/>
              </w:rPr>
              <w:t>sklearn</w:t>
            </w:r>
            <w:r w:rsidRPr="00D73981">
              <w:rPr>
                <w:rFonts w:ascii="Menlo" w:hAnsi="Menlo" w:cs="Menlo"/>
                <w:color w:val="000000"/>
                <w:sz w:val="18"/>
                <w:szCs w:val="18"/>
              </w:rPr>
              <w:t xml:space="preserve"> </w:t>
            </w:r>
            <w:r w:rsidRPr="00D73981">
              <w:rPr>
                <w:rFonts w:ascii="Menlo" w:hAnsi="Menlo" w:cs="Menlo"/>
                <w:color w:val="AF00DB"/>
                <w:sz w:val="18"/>
                <w:szCs w:val="18"/>
              </w:rPr>
              <w:t>import</w:t>
            </w:r>
            <w:r w:rsidRPr="00D73981">
              <w:rPr>
                <w:rFonts w:ascii="Menlo" w:hAnsi="Menlo" w:cs="Menlo"/>
                <w:color w:val="000000"/>
                <w:sz w:val="18"/>
                <w:szCs w:val="18"/>
              </w:rPr>
              <w:t xml:space="preserve"> </w:t>
            </w:r>
            <w:r w:rsidRPr="00D73981">
              <w:rPr>
                <w:rFonts w:ascii="Menlo" w:hAnsi="Menlo" w:cs="Menlo"/>
                <w:color w:val="267F99"/>
                <w:sz w:val="18"/>
                <w:szCs w:val="18"/>
              </w:rPr>
              <w:t>datasets</w:t>
            </w:r>
            <w:r w:rsidRPr="00D73981">
              <w:rPr>
                <w:rFonts w:ascii="Menlo" w:hAnsi="Menlo" w:cs="Menlo"/>
                <w:color w:val="000000"/>
                <w:sz w:val="18"/>
                <w:szCs w:val="18"/>
              </w:rPr>
              <w:t xml:space="preserve">, </w:t>
            </w:r>
            <w:r w:rsidRPr="00D73981">
              <w:rPr>
                <w:rFonts w:ascii="Menlo" w:hAnsi="Menlo" w:cs="Menlo"/>
                <w:color w:val="267F99"/>
                <w:sz w:val="18"/>
                <w:szCs w:val="18"/>
              </w:rPr>
              <w:t>svm</w:t>
            </w:r>
            <w:r w:rsidRPr="00D73981">
              <w:rPr>
                <w:rFonts w:ascii="Menlo" w:hAnsi="Menlo" w:cs="Menlo"/>
                <w:color w:val="000000"/>
                <w:sz w:val="18"/>
                <w:szCs w:val="18"/>
              </w:rPr>
              <w:t xml:space="preserve">, </w:t>
            </w:r>
            <w:r w:rsidRPr="00D73981">
              <w:rPr>
                <w:rFonts w:ascii="Menlo" w:hAnsi="Menlo" w:cs="Menlo"/>
                <w:color w:val="267F99"/>
                <w:sz w:val="18"/>
                <w:szCs w:val="18"/>
              </w:rPr>
              <w:t>metrics</w:t>
            </w:r>
          </w:p>
          <w:p w14:paraId="093CCE71" w14:textId="77777777" w:rsidR="00267805" w:rsidRPr="00D73981" w:rsidRDefault="00267805" w:rsidP="002B7376">
            <w:pPr>
              <w:shd w:val="clear" w:color="auto" w:fill="FFFFFF"/>
              <w:spacing w:line="270" w:lineRule="atLeast"/>
              <w:rPr>
                <w:rFonts w:ascii="Menlo" w:hAnsi="Menlo" w:cs="Menlo"/>
                <w:color w:val="000000"/>
                <w:sz w:val="18"/>
                <w:szCs w:val="18"/>
              </w:rPr>
            </w:pPr>
            <w:r w:rsidRPr="00D73981">
              <w:rPr>
                <w:rFonts w:ascii="Menlo" w:hAnsi="Menlo" w:cs="Menlo"/>
                <w:color w:val="AF00DB"/>
                <w:sz w:val="18"/>
                <w:szCs w:val="18"/>
              </w:rPr>
              <w:t>from</w:t>
            </w:r>
            <w:r w:rsidRPr="00D73981">
              <w:rPr>
                <w:rFonts w:ascii="Menlo" w:hAnsi="Menlo" w:cs="Menlo"/>
                <w:color w:val="000000"/>
                <w:sz w:val="18"/>
                <w:szCs w:val="18"/>
              </w:rPr>
              <w:t xml:space="preserve"> </w:t>
            </w:r>
            <w:r w:rsidRPr="00D73981">
              <w:rPr>
                <w:rFonts w:ascii="Menlo" w:hAnsi="Menlo" w:cs="Menlo"/>
                <w:color w:val="267F99"/>
                <w:sz w:val="18"/>
                <w:szCs w:val="18"/>
              </w:rPr>
              <w:t>sklearn</w:t>
            </w:r>
            <w:r w:rsidRPr="00D73981">
              <w:rPr>
                <w:rFonts w:ascii="Menlo" w:hAnsi="Menlo" w:cs="Menlo"/>
                <w:color w:val="000000"/>
                <w:sz w:val="18"/>
                <w:szCs w:val="18"/>
              </w:rPr>
              <w:t>.</w:t>
            </w:r>
            <w:r w:rsidRPr="00D73981">
              <w:rPr>
                <w:rFonts w:ascii="Menlo" w:hAnsi="Menlo" w:cs="Menlo"/>
                <w:color w:val="267F99"/>
                <w:sz w:val="18"/>
                <w:szCs w:val="18"/>
              </w:rPr>
              <w:t>model_selection</w:t>
            </w:r>
            <w:r w:rsidRPr="00D73981">
              <w:rPr>
                <w:rFonts w:ascii="Menlo" w:hAnsi="Menlo" w:cs="Menlo"/>
                <w:color w:val="000000"/>
                <w:sz w:val="18"/>
                <w:szCs w:val="18"/>
              </w:rPr>
              <w:t xml:space="preserve"> </w:t>
            </w:r>
            <w:r w:rsidRPr="00D73981">
              <w:rPr>
                <w:rFonts w:ascii="Menlo" w:hAnsi="Menlo" w:cs="Menlo"/>
                <w:color w:val="AF00DB"/>
                <w:sz w:val="18"/>
                <w:szCs w:val="18"/>
              </w:rPr>
              <w:t>import</w:t>
            </w:r>
            <w:r w:rsidRPr="00D73981">
              <w:rPr>
                <w:rFonts w:ascii="Menlo" w:hAnsi="Menlo" w:cs="Menlo"/>
                <w:color w:val="000000"/>
                <w:sz w:val="18"/>
                <w:szCs w:val="18"/>
              </w:rPr>
              <w:t xml:space="preserve"> </w:t>
            </w:r>
            <w:r w:rsidRPr="00D73981">
              <w:rPr>
                <w:rFonts w:ascii="Menlo" w:hAnsi="Menlo" w:cs="Menlo"/>
                <w:color w:val="795E26"/>
                <w:sz w:val="18"/>
                <w:szCs w:val="18"/>
              </w:rPr>
              <w:t>train_test_split</w:t>
            </w:r>
          </w:p>
          <w:p w14:paraId="7CC87E11" w14:textId="77777777" w:rsidR="00267805" w:rsidRPr="00DF25CA" w:rsidRDefault="00267805" w:rsidP="002B7376">
            <w:pPr>
              <w:shd w:val="clear" w:color="auto" w:fill="FFFFFF"/>
              <w:spacing w:line="270" w:lineRule="atLeast"/>
              <w:rPr>
                <w:rFonts w:ascii="Menlo" w:hAnsi="Menlo" w:cs="Menlo"/>
                <w:color w:val="795E26"/>
                <w:sz w:val="18"/>
                <w:szCs w:val="18"/>
              </w:rPr>
            </w:pPr>
            <w:r w:rsidRPr="00D73981">
              <w:rPr>
                <w:rFonts w:ascii="Menlo" w:hAnsi="Menlo" w:cs="Menlo"/>
                <w:color w:val="AF00DB"/>
                <w:sz w:val="18"/>
                <w:szCs w:val="18"/>
              </w:rPr>
              <w:t>from</w:t>
            </w:r>
            <w:r w:rsidRPr="00D73981">
              <w:rPr>
                <w:rFonts w:ascii="Menlo" w:hAnsi="Menlo" w:cs="Menlo"/>
                <w:color w:val="000000"/>
                <w:sz w:val="18"/>
                <w:szCs w:val="18"/>
              </w:rPr>
              <w:t xml:space="preserve"> </w:t>
            </w:r>
            <w:r w:rsidRPr="00D73981">
              <w:rPr>
                <w:rFonts w:ascii="Menlo" w:hAnsi="Menlo" w:cs="Menlo"/>
                <w:color w:val="267F99"/>
                <w:sz w:val="18"/>
                <w:szCs w:val="18"/>
              </w:rPr>
              <w:t>os</w:t>
            </w:r>
            <w:r w:rsidRPr="00D73981">
              <w:rPr>
                <w:rFonts w:ascii="Menlo" w:hAnsi="Menlo" w:cs="Menlo"/>
                <w:color w:val="000000"/>
                <w:sz w:val="18"/>
                <w:szCs w:val="18"/>
              </w:rPr>
              <w:t xml:space="preserve"> </w:t>
            </w:r>
            <w:r w:rsidRPr="00D73981">
              <w:rPr>
                <w:rFonts w:ascii="Menlo" w:hAnsi="Menlo" w:cs="Menlo"/>
                <w:color w:val="AF00DB"/>
                <w:sz w:val="18"/>
                <w:szCs w:val="18"/>
              </w:rPr>
              <w:t>import</w:t>
            </w:r>
            <w:r w:rsidRPr="00D73981">
              <w:rPr>
                <w:rFonts w:ascii="Menlo" w:hAnsi="Menlo" w:cs="Menlo"/>
                <w:color w:val="000000"/>
                <w:sz w:val="18"/>
                <w:szCs w:val="18"/>
              </w:rPr>
              <w:t xml:space="preserve"> </w:t>
            </w:r>
            <w:r w:rsidRPr="00D73981">
              <w:rPr>
                <w:rFonts w:ascii="Menlo" w:hAnsi="Menlo" w:cs="Menlo"/>
                <w:color w:val="795E26"/>
                <w:sz w:val="18"/>
                <w:szCs w:val="18"/>
              </w:rPr>
              <w:t>chdir</w:t>
            </w:r>
            <w:r w:rsidRPr="00D73981">
              <w:rPr>
                <w:rFonts w:ascii="Menlo" w:hAnsi="Menlo" w:cs="Menlo"/>
                <w:color w:val="000000"/>
                <w:sz w:val="18"/>
                <w:szCs w:val="18"/>
              </w:rPr>
              <w:t xml:space="preserve">, </w:t>
            </w:r>
            <w:r w:rsidRPr="00D73981">
              <w:rPr>
                <w:rFonts w:ascii="Menlo" w:hAnsi="Menlo" w:cs="Menlo"/>
                <w:color w:val="795E26"/>
                <w:sz w:val="18"/>
                <w:szCs w:val="18"/>
              </w:rPr>
              <w:t>getcwd</w:t>
            </w:r>
          </w:p>
          <w:p w14:paraId="32995B25" w14:textId="77777777" w:rsidR="00267805" w:rsidRPr="00D73981" w:rsidRDefault="00267805" w:rsidP="002B7376">
            <w:pPr>
              <w:shd w:val="clear" w:color="auto" w:fill="FFFFFF"/>
              <w:spacing w:line="270" w:lineRule="atLeast"/>
              <w:rPr>
                <w:rFonts w:ascii="Menlo" w:hAnsi="Menlo" w:cs="Menlo"/>
                <w:color w:val="000000"/>
                <w:sz w:val="18"/>
                <w:szCs w:val="18"/>
              </w:rPr>
            </w:pPr>
          </w:p>
          <w:p w14:paraId="404A75C8" w14:textId="77777777" w:rsidR="00267805" w:rsidRPr="00DF25CA" w:rsidRDefault="00267805" w:rsidP="002B7376">
            <w:pPr>
              <w:shd w:val="clear" w:color="auto" w:fill="FFFFFF"/>
              <w:spacing w:line="270" w:lineRule="atLeast"/>
              <w:rPr>
                <w:rFonts w:ascii="Menlo" w:hAnsi="Menlo" w:cs="Menlo"/>
                <w:color w:val="000000"/>
                <w:sz w:val="18"/>
                <w:szCs w:val="18"/>
              </w:rPr>
            </w:pPr>
            <w:r w:rsidRPr="00D73981">
              <w:rPr>
                <w:rFonts w:ascii="Menlo" w:hAnsi="Menlo" w:cs="Menlo"/>
                <w:color w:val="795E26"/>
                <w:sz w:val="18"/>
                <w:szCs w:val="18"/>
              </w:rPr>
              <w:t>print</w:t>
            </w:r>
            <w:r w:rsidRPr="00D73981">
              <w:rPr>
                <w:rFonts w:ascii="Menlo" w:hAnsi="Menlo" w:cs="Menlo"/>
                <w:color w:val="000000"/>
                <w:sz w:val="18"/>
                <w:szCs w:val="18"/>
              </w:rPr>
              <w:t>(</w:t>
            </w:r>
            <w:r w:rsidRPr="00D73981">
              <w:rPr>
                <w:rFonts w:ascii="Menlo" w:hAnsi="Menlo" w:cs="Menlo"/>
                <w:color w:val="A31515"/>
                <w:sz w:val="18"/>
                <w:szCs w:val="18"/>
              </w:rPr>
              <w:t>'libraries imported'</w:t>
            </w:r>
            <w:r w:rsidRPr="00D73981">
              <w:rPr>
                <w:rFonts w:ascii="Menlo" w:hAnsi="Menlo" w:cs="Menlo"/>
                <w:color w:val="000000"/>
                <w:sz w:val="18"/>
                <w:szCs w:val="18"/>
              </w:rPr>
              <w:t>)</w:t>
            </w:r>
          </w:p>
          <w:p w14:paraId="03953D3F" w14:textId="77777777" w:rsidR="00267805" w:rsidRPr="00DF25CA" w:rsidRDefault="00267805" w:rsidP="002B7376">
            <w:pPr>
              <w:shd w:val="clear" w:color="auto" w:fill="FFFFFF"/>
              <w:spacing w:line="270" w:lineRule="atLeast"/>
              <w:rPr>
                <w:rFonts w:ascii="Menlo" w:hAnsi="Menlo" w:cs="Menlo"/>
                <w:color w:val="000000"/>
                <w:sz w:val="18"/>
                <w:szCs w:val="18"/>
              </w:rPr>
            </w:pPr>
          </w:p>
        </w:tc>
      </w:tr>
    </w:tbl>
    <w:p w14:paraId="3BC80510" w14:textId="77777777" w:rsidR="00267805" w:rsidRPr="00DF25CA" w:rsidRDefault="00267805" w:rsidP="00267805"/>
    <w:p w14:paraId="037708DD" w14:textId="77777777" w:rsidR="00267805" w:rsidRPr="00DF25CA" w:rsidRDefault="00267805" w:rsidP="00267805"/>
    <w:p w14:paraId="089BB5CB" w14:textId="77777777" w:rsidR="00267805" w:rsidRPr="00DF25CA" w:rsidRDefault="00267805" w:rsidP="00267805">
      <w:r w:rsidRPr="00DF25CA">
        <w:t>In  this Train_Test_Matrices.py archive the X_train, y_train, X_test and y_test matrices are generated and saved for later  use.</w:t>
      </w:r>
    </w:p>
    <w:p w14:paraId="5899E65D" w14:textId="77777777" w:rsidR="00267805" w:rsidRPr="00DF25CA" w:rsidRDefault="00267805" w:rsidP="00267805"/>
    <w:tbl>
      <w:tblPr>
        <w:tblStyle w:val="TableGrid"/>
        <w:tblW w:w="0" w:type="auto"/>
        <w:tblLook w:val="04A0" w:firstRow="1" w:lastRow="0" w:firstColumn="1" w:lastColumn="0" w:noHBand="0" w:noVBand="1"/>
      </w:tblPr>
      <w:tblGrid>
        <w:gridCol w:w="9016"/>
      </w:tblGrid>
      <w:tr w:rsidR="00267805" w:rsidRPr="00DF25CA" w14:paraId="3B4499AA" w14:textId="77777777" w:rsidTr="002B7376">
        <w:tc>
          <w:tcPr>
            <w:tcW w:w="9016" w:type="dxa"/>
          </w:tcPr>
          <w:p w14:paraId="232771C7" w14:textId="77777777" w:rsidR="00267805" w:rsidRPr="00DF25CA" w:rsidRDefault="00267805" w:rsidP="002B7376">
            <w:pPr>
              <w:shd w:val="clear" w:color="auto" w:fill="FFFFFF"/>
              <w:spacing w:line="270" w:lineRule="atLeast"/>
              <w:jc w:val="center"/>
              <w:rPr>
                <w:rFonts w:ascii="Menlo" w:hAnsi="Menlo" w:cs="Menlo"/>
                <w:color w:val="008000"/>
                <w:sz w:val="18"/>
                <w:szCs w:val="18"/>
              </w:rPr>
            </w:pPr>
            <w:r w:rsidRPr="00DF25CA">
              <w:rPr>
                <w:rFonts w:ascii="Menlo" w:hAnsi="Menlo" w:cs="Menlo"/>
                <w:color w:val="008000"/>
                <w:sz w:val="18"/>
                <w:szCs w:val="18"/>
              </w:rPr>
              <w:t>Train_Test_acquisitions.py</w:t>
            </w:r>
          </w:p>
        </w:tc>
      </w:tr>
      <w:tr w:rsidR="00267805" w:rsidRPr="00BD16EC" w14:paraId="59E3EEFA" w14:textId="77777777" w:rsidTr="002B7376">
        <w:tc>
          <w:tcPr>
            <w:tcW w:w="9016" w:type="dxa"/>
          </w:tcPr>
          <w:p w14:paraId="51C7D557"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AF00DB"/>
                <w:sz w:val="18"/>
                <w:szCs w:val="18"/>
              </w:rPr>
              <w:t>from</w:t>
            </w:r>
            <w:r w:rsidRPr="00DF25CA">
              <w:rPr>
                <w:rFonts w:ascii="Menlo" w:hAnsi="Menlo" w:cs="Menlo"/>
                <w:color w:val="000000"/>
                <w:sz w:val="18"/>
                <w:szCs w:val="18"/>
              </w:rPr>
              <w:t xml:space="preserve"> </w:t>
            </w:r>
            <w:r w:rsidRPr="00DF25CA">
              <w:rPr>
                <w:rFonts w:ascii="Menlo" w:hAnsi="Menlo" w:cs="Menlo"/>
                <w:color w:val="267F99"/>
                <w:sz w:val="18"/>
                <w:szCs w:val="18"/>
              </w:rPr>
              <w:t>libraries</w:t>
            </w:r>
            <w:r w:rsidRPr="00DF25CA">
              <w:rPr>
                <w:rFonts w:ascii="Menlo" w:hAnsi="Menlo" w:cs="Menlo"/>
                <w:color w:val="000000"/>
                <w:sz w:val="18"/>
                <w:szCs w:val="18"/>
              </w:rPr>
              <w:t xml:space="preserve"> </w:t>
            </w:r>
            <w:r w:rsidRPr="00DF25CA">
              <w:rPr>
                <w:rFonts w:ascii="Menlo" w:hAnsi="Menlo" w:cs="Menlo"/>
                <w:color w:val="AF00DB"/>
                <w:sz w:val="18"/>
                <w:szCs w:val="18"/>
              </w:rPr>
              <w:t>import</w:t>
            </w:r>
            <w:r w:rsidRPr="00DF25CA">
              <w:rPr>
                <w:rFonts w:ascii="Menlo" w:hAnsi="Menlo" w:cs="Menlo"/>
                <w:color w:val="000000"/>
                <w:sz w:val="18"/>
                <w:szCs w:val="18"/>
              </w:rPr>
              <w:t xml:space="preserve"> *</w:t>
            </w:r>
          </w:p>
          <w:p w14:paraId="7A50487D" w14:textId="77777777" w:rsidR="00267805" w:rsidRPr="00DF25CA" w:rsidRDefault="00267805" w:rsidP="002B7376">
            <w:pPr>
              <w:shd w:val="clear" w:color="auto" w:fill="FFFFFF"/>
              <w:spacing w:after="240" w:line="270" w:lineRule="atLeast"/>
              <w:rPr>
                <w:rFonts w:ascii="Menlo" w:hAnsi="Menlo" w:cs="Menlo"/>
                <w:color w:val="000000"/>
                <w:sz w:val="18"/>
                <w:szCs w:val="18"/>
              </w:rPr>
            </w:pPr>
          </w:p>
          <w:p w14:paraId="74F9D419"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path</w:t>
            </w:r>
            <w:r w:rsidRPr="00DF25CA">
              <w:rPr>
                <w:rFonts w:ascii="Menlo" w:hAnsi="Menlo" w:cs="Menlo"/>
                <w:color w:val="000000"/>
                <w:sz w:val="18"/>
                <w:szCs w:val="18"/>
              </w:rPr>
              <w:t xml:space="preserve"> = </w:t>
            </w:r>
            <w:r w:rsidRPr="00DF25CA">
              <w:rPr>
                <w:rFonts w:ascii="Menlo" w:hAnsi="Menlo" w:cs="Menlo"/>
                <w:color w:val="A31515"/>
                <w:sz w:val="18"/>
                <w:szCs w:val="18"/>
              </w:rPr>
              <w:t>'/Users/marcpalomercadenas/Desktop/TFG/TFG/archives/VARIABLES.xlsx'</w:t>
            </w:r>
          </w:p>
          <w:p w14:paraId="2F4ACA7B"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795E26"/>
                <w:sz w:val="18"/>
                <w:szCs w:val="18"/>
              </w:rPr>
              <w:t>source</w:t>
            </w:r>
            <w:r w:rsidRPr="00DF25CA">
              <w:rPr>
                <w:rFonts w:ascii="Menlo" w:hAnsi="Menlo" w:cs="Menlo"/>
                <w:color w:val="000000"/>
                <w:sz w:val="18"/>
                <w:szCs w:val="18"/>
              </w:rPr>
              <w:t xml:space="preserve"> = </w:t>
            </w:r>
            <w:r w:rsidRPr="00DF25CA">
              <w:rPr>
                <w:rFonts w:ascii="Menlo" w:hAnsi="Menlo" w:cs="Menlo"/>
                <w:color w:val="267F99"/>
                <w:sz w:val="18"/>
                <w:szCs w:val="18"/>
              </w:rPr>
              <w:t>pd</w:t>
            </w:r>
            <w:r w:rsidRPr="00DF25CA">
              <w:rPr>
                <w:rFonts w:ascii="Menlo" w:hAnsi="Menlo" w:cs="Menlo"/>
                <w:color w:val="000000"/>
                <w:sz w:val="18"/>
                <w:szCs w:val="18"/>
              </w:rPr>
              <w:t>.</w:t>
            </w:r>
            <w:r w:rsidRPr="00DF25CA">
              <w:rPr>
                <w:rFonts w:ascii="Menlo" w:hAnsi="Menlo" w:cs="Menlo"/>
                <w:color w:val="795E26"/>
                <w:sz w:val="18"/>
                <w:szCs w:val="18"/>
              </w:rPr>
              <w:t>read_excel</w:t>
            </w:r>
            <w:r w:rsidRPr="00DF25CA">
              <w:rPr>
                <w:rFonts w:ascii="Menlo" w:hAnsi="Menlo" w:cs="Menlo"/>
                <w:color w:val="000000"/>
                <w:sz w:val="18"/>
                <w:szCs w:val="18"/>
              </w:rPr>
              <w:t>(</w:t>
            </w:r>
            <w:r w:rsidRPr="00DF25CA">
              <w:rPr>
                <w:rFonts w:ascii="Menlo" w:hAnsi="Menlo" w:cs="Menlo"/>
                <w:color w:val="001080"/>
                <w:sz w:val="18"/>
                <w:szCs w:val="18"/>
              </w:rPr>
              <w:t>path</w:t>
            </w:r>
            <w:r w:rsidRPr="00DF25CA">
              <w:rPr>
                <w:rFonts w:ascii="Menlo" w:hAnsi="Menlo" w:cs="Menlo"/>
                <w:color w:val="000000"/>
                <w:sz w:val="18"/>
                <w:szCs w:val="18"/>
              </w:rPr>
              <w:t>)</w:t>
            </w:r>
          </w:p>
          <w:p w14:paraId="63468CD9"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8000"/>
                <w:sz w:val="18"/>
                <w:szCs w:val="18"/>
              </w:rPr>
              <w:t>#Input feature selection</w:t>
            </w:r>
          </w:p>
          <w:p w14:paraId="24965B91"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selected_features</w:t>
            </w:r>
            <w:r w:rsidRPr="00DF25CA">
              <w:rPr>
                <w:rFonts w:ascii="Menlo" w:hAnsi="Menlo" w:cs="Menlo"/>
                <w:color w:val="000000"/>
                <w:sz w:val="18"/>
                <w:szCs w:val="18"/>
              </w:rPr>
              <w:t xml:space="preserve"> = [</w:t>
            </w:r>
            <w:r w:rsidRPr="00DF25CA">
              <w:rPr>
                <w:rFonts w:ascii="Menlo" w:hAnsi="Menlo" w:cs="Menlo"/>
                <w:color w:val="A31515"/>
                <w:sz w:val="18"/>
                <w:szCs w:val="18"/>
              </w:rPr>
              <w:t>'ECG_HR'</w:t>
            </w:r>
            <w:r w:rsidRPr="00DF25CA">
              <w:rPr>
                <w:rFonts w:ascii="Menlo" w:hAnsi="Menlo" w:cs="Menlo"/>
                <w:color w:val="000000"/>
                <w:sz w:val="18"/>
                <w:szCs w:val="18"/>
              </w:rPr>
              <w:t xml:space="preserve">, </w:t>
            </w:r>
            <w:r w:rsidRPr="00DF25CA">
              <w:rPr>
                <w:rFonts w:ascii="Menlo" w:hAnsi="Menlo" w:cs="Menlo"/>
                <w:color w:val="A31515"/>
                <w:sz w:val="18"/>
                <w:szCs w:val="18"/>
              </w:rPr>
              <w:t>'NIBP_MEAN'</w:t>
            </w:r>
            <w:r w:rsidRPr="00DF25CA">
              <w:rPr>
                <w:rFonts w:ascii="Menlo" w:hAnsi="Menlo" w:cs="Menlo"/>
                <w:color w:val="000000"/>
                <w:sz w:val="18"/>
                <w:szCs w:val="18"/>
              </w:rPr>
              <w:t>,</w:t>
            </w:r>
            <w:r w:rsidRPr="00DF25CA">
              <w:rPr>
                <w:rFonts w:ascii="Menlo" w:hAnsi="Menlo" w:cs="Menlo"/>
                <w:color w:val="A31515"/>
                <w:sz w:val="18"/>
                <w:szCs w:val="18"/>
              </w:rPr>
              <w:t>'PROPO_CE'</w:t>
            </w:r>
            <w:r w:rsidRPr="00DF25CA">
              <w:rPr>
                <w:rFonts w:ascii="Menlo" w:hAnsi="Menlo" w:cs="Menlo"/>
                <w:color w:val="000000"/>
                <w:sz w:val="18"/>
                <w:szCs w:val="18"/>
              </w:rPr>
              <w:t xml:space="preserve">, </w:t>
            </w:r>
            <w:r w:rsidRPr="00DF25CA">
              <w:rPr>
                <w:rFonts w:ascii="Menlo" w:hAnsi="Menlo" w:cs="Menlo"/>
                <w:color w:val="A31515"/>
                <w:sz w:val="18"/>
                <w:szCs w:val="18"/>
              </w:rPr>
              <w:t>'REMI_CE'</w:t>
            </w:r>
            <w:r w:rsidRPr="00DF25CA">
              <w:rPr>
                <w:rFonts w:ascii="Menlo" w:hAnsi="Menlo" w:cs="Menlo"/>
                <w:color w:val="000000"/>
                <w:sz w:val="18"/>
                <w:szCs w:val="18"/>
              </w:rPr>
              <w:t>]</w:t>
            </w:r>
          </w:p>
          <w:p w14:paraId="37439162" w14:textId="77777777" w:rsidR="00267805" w:rsidRPr="00DF25CA" w:rsidRDefault="00267805" w:rsidP="002B7376">
            <w:pPr>
              <w:shd w:val="clear" w:color="auto" w:fill="FFFFFF"/>
              <w:spacing w:after="240" w:line="270" w:lineRule="atLeast"/>
              <w:rPr>
                <w:rFonts w:ascii="Menlo" w:hAnsi="Menlo" w:cs="Menlo"/>
                <w:color w:val="000000"/>
                <w:sz w:val="18"/>
                <w:szCs w:val="18"/>
              </w:rPr>
            </w:pPr>
          </w:p>
          <w:p w14:paraId="362D2FEC"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FF"/>
                <w:sz w:val="18"/>
                <w:szCs w:val="18"/>
              </w:rPr>
              <w:t>def</w:t>
            </w:r>
            <w:r w:rsidRPr="00DF25CA">
              <w:rPr>
                <w:rFonts w:ascii="Menlo" w:hAnsi="Menlo" w:cs="Menlo"/>
                <w:color w:val="000000"/>
                <w:sz w:val="18"/>
                <w:szCs w:val="18"/>
              </w:rPr>
              <w:t xml:space="preserve"> </w:t>
            </w:r>
            <w:r w:rsidRPr="00DF25CA">
              <w:rPr>
                <w:rFonts w:ascii="Menlo" w:hAnsi="Menlo" w:cs="Menlo"/>
                <w:color w:val="795E26"/>
                <w:sz w:val="18"/>
                <w:szCs w:val="18"/>
              </w:rPr>
              <w:t>finder</w:t>
            </w:r>
            <w:r w:rsidRPr="00DF25CA">
              <w:rPr>
                <w:rFonts w:ascii="Menlo" w:hAnsi="Menlo" w:cs="Menlo"/>
                <w:color w:val="000000"/>
                <w:sz w:val="18"/>
                <w:szCs w:val="18"/>
              </w:rPr>
              <w:t>(</w:t>
            </w:r>
            <w:r w:rsidRPr="00DF25CA">
              <w:rPr>
                <w:rFonts w:ascii="Menlo" w:hAnsi="Menlo" w:cs="Menlo"/>
                <w:color w:val="001080"/>
                <w:sz w:val="18"/>
                <w:szCs w:val="18"/>
              </w:rPr>
              <w:t>patient_dataframe</w:t>
            </w:r>
            <w:r w:rsidRPr="00DF25CA">
              <w:rPr>
                <w:rFonts w:ascii="Menlo" w:hAnsi="Menlo" w:cs="Menlo"/>
                <w:color w:val="000000"/>
                <w:sz w:val="18"/>
                <w:szCs w:val="18"/>
              </w:rPr>
              <w:t xml:space="preserve">, </w:t>
            </w:r>
            <w:r w:rsidRPr="00DF25CA">
              <w:rPr>
                <w:rFonts w:ascii="Menlo" w:hAnsi="Menlo" w:cs="Menlo"/>
                <w:color w:val="001080"/>
                <w:sz w:val="18"/>
                <w:szCs w:val="18"/>
              </w:rPr>
              <w:t>word1</w:t>
            </w:r>
            <w:r w:rsidRPr="00DF25CA">
              <w:rPr>
                <w:rFonts w:ascii="Menlo" w:hAnsi="Menlo" w:cs="Menlo"/>
                <w:color w:val="000000"/>
                <w:sz w:val="18"/>
                <w:szCs w:val="18"/>
              </w:rPr>
              <w:t xml:space="preserve">, </w:t>
            </w:r>
            <w:r w:rsidRPr="00DF25CA">
              <w:rPr>
                <w:rFonts w:ascii="Menlo" w:hAnsi="Menlo" w:cs="Menlo"/>
                <w:color w:val="001080"/>
                <w:sz w:val="18"/>
                <w:szCs w:val="18"/>
              </w:rPr>
              <w:t>word2</w:t>
            </w:r>
            <w:r w:rsidRPr="00DF25CA">
              <w:rPr>
                <w:rFonts w:ascii="Menlo" w:hAnsi="Menlo" w:cs="Menlo"/>
                <w:color w:val="000000"/>
                <w:sz w:val="18"/>
                <w:szCs w:val="18"/>
              </w:rPr>
              <w:t>):</w:t>
            </w:r>
          </w:p>
          <w:p w14:paraId="7E9449F8"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patient_dataframe</w:t>
            </w:r>
            <w:r w:rsidRPr="00DF25CA">
              <w:rPr>
                <w:rFonts w:ascii="Menlo" w:hAnsi="Menlo" w:cs="Menlo"/>
                <w:color w:val="000000"/>
                <w:sz w:val="18"/>
                <w:szCs w:val="18"/>
              </w:rPr>
              <w:t>.reset_index(</w:t>
            </w:r>
            <w:r w:rsidRPr="00DF25CA">
              <w:rPr>
                <w:rFonts w:ascii="Menlo" w:hAnsi="Menlo" w:cs="Menlo"/>
                <w:color w:val="001080"/>
                <w:sz w:val="18"/>
                <w:szCs w:val="18"/>
              </w:rPr>
              <w:t>drop</w:t>
            </w:r>
            <w:r w:rsidRPr="00DF25CA">
              <w:rPr>
                <w:rFonts w:ascii="Menlo" w:hAnsi="Menlo" w:cs="Menlo"/>
                <w:color w:val="000000"/>
                <w:sz w:val="18"/>
                <w:szCs w:val="18"/>
              </w:rPr>
              <w:t xml:space="preserve"> = </w:t>
            </w:r>
            <w:r w:rsidRPr="00DF25CA">
              <w:rPr>
                <w:rFonts w:ascii="Menlo" w:hAnsi="Menlo" w:cs="Menlo"/>
                <w:color w:val="0000FF"/>
                <w:sz w:val="18"/>
                <w:szCs w:val="18"/>
              </w:rPr>
              <w:t>True</w:t>
            </w:r>
            <w:r w:rsidRPr="00DF25CA">
              <w:rPr>
                <w:rFonts w:ascii="Menlo" w:hAnsi="Menlo" w:cs="Menlo"/>
                <w:color w:val="000000"/>
                <w:sz w:val="18"/>
                <w:szCs w:val="18"/>
              </w:rPr>
              <w:t>)</w:t>
            </w:r>
          </w:p>
          <w:p w14:paraId="19E6BC1D"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p>
          <w:p w14:paraId="43CB5251"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8000"/>
                <w:sz w:val="18"/>
                <w:szCs w:val="18"/>
              </w:rPr>
              <w:t>#We initialize the local variables and the error counter</w:t>
            </w:r>
          </w:p>
          <w:p w14:paraId="6A21C697"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8000"/>
                <w:sz w:val="18"/>
                <w:szCs w:val="18"/>
              </w:rPr>
              <w:t>#to know how many patients are being lost without verbal response</w:t>
            </w:r>
          </w:p>
          <w:p w14:paraId="2CCC6E8A"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idx</w:t>
            </w:r>
            <w:r w:rsidRPr="00DF25CA">
              <w:rPr>
                <w:rFonts w:ascii="Menlo" w:hAnsi="Menlo" w:cs="Menlo"/>
                <w:color w:val="000000"/>
                <w:sz w:val="18"/>
                <w:szCs w:val="18"/>
              </w:rPr>
              <w:t xml:space="preserve"> = []</w:t>
            </w:r>
          </w:p>
          <w:p w14:paraId="39B97C40"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a</w:t>
            </w:r>
            <w:r w:rsidRPr="00DF25CA">
              <w:rPr>
                <w:rFonts w:ascii="Menlo" w:hAnsi="Menlo" w:cs="Menlo"/>
                <w:color w:val="000000"/>
                <w:sz w:val="18"/>
                <w:szCs w:val="18"/>
              </w:rPr>
              <w:t xml:space="preserve"> = </w:t>
            </w:r>
            <w:r w:rsidRPr="00DF25CA">
              <w:rPr>
                <w:rFonts w:ascii="Menlo" w:hAnsi="Menlo" w:cs="Menlo"/>
                <w:color w:val="098658"/>
                <w:sz w:val="18"/>
                <w:szCs w:val="18"/>
              </w:rPr>
              <w:t>0</w:t>
            </w:r>
          </w:p>
          <w:p w14:paraId="1BE06E1B"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b</w:t>
            </w:r>
            <w:r w:rsidRPr="00DF25CA">
              <w:rPr>
                <w:rFonts w:ascii="Menlo" w:hAnsi="Menlo" w:cs="Menlo"/>
                <w:color w:val="000000"/>
                <w:sz w:val="18"/>
                <w:szCs w:val="18"/>
              </w:rPr>
              <w:t xml:space="preserve"> = </w:t>
            </w:r>
            <w:r w:rsidRPr="00DF25CA">
              <w:rPr>
                <w:rFonts w:ascii="Menlo" w:hAnsi="Menlo" w:cs="Menlo"/>
                <w:color w:val="098658"/>
                <w:sz w:val="18"/>
                <w:szCs w:val="18"/>
              </w:rPr>
              <w:t>0</w:t>
            </w:r>
          </w:p>
          <w:p w14:paraId="0BECC6E5"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patient_dataframe</w:t>
            </w:r>
            <w:r w:rsidRPr="00DF25CA">
              <w:rPr>
                <w:rFonts w:ascii="Menlo" w:hAnsi="Menlo" w:cs="Menlo"/>
                <w:color w:val="000000"/>
                <w:sz w:val="18"/>
                <w:szCs w:val="18"/>
              </w:rPr>
              <w:t>.reset_index(</w:t>
            </w:r>
            <w:r w:rsidRPr="00DF25CA">
              <w:rPr>
                <w:rFonts w:ascii="Menlo" w:hAnsi="Menlo" w:cs="Menlo"/>
                <w:color w:val="001080"/>
                <w:sz w:val="18"/>
                <w:szCs w:val="18"/>
              </w:rPr>
              <w:t>drop</w:t>
            </w:r>
            <w:r w:rsidRPr="00DF25CA">
              <w:rPr>
                <w:rFonts w:ascii="Menlo" w:hAnsi="Menlo" w:cs="Menlo"/>
                <w:color w:val="000000"/>
                <w:sz w:val="18"/>
                <w:szCs w:val="18"/>
              </w:rPr>
              <w:t>=</w:t>
            </w:r>
            <w:r w:rsidRPr="00DF25CA">
              <w:rPr>
                <w:rFonts w:ascii="Menlo" w:hAnsi="Menlo" w:cs="Menlo"/>
                <w:color w:val="0000FF"/>
                <w:sz w:val="18"/>
                <w:szCs w:val="18"/>
              </w:rPr>
              <w:t>True</w:t>
            </w:r>
            <w:r w:rsidRPr="00DF25CA">
              <w:rPr>
                <w:rFonts w:ascii="Menlo" w:hAnsi="Menlo" w:cs="Menlo"/>
                <w:color w:val="000000"/>
                <w:sz w:val="18"/>
                <w:szCs w:val="18"/>
              </w:rPr>
              <w:t>)</w:t>
            </w:r>
          </w:p>
          <w:p w14:paraId="159704CD"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p>
          <w:p w14:paraId="5D9FFC7F"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8000"/>
                <w:sz w:val="18"/>
                <w:szCs w:val="18"/>
              </w:rPr>
              <w:t>#We search for "verb'" inside the event feature</w:t>
            </w:r>
          </w:p>
          <w:p w14:paraId="5DA66DAD"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AF00DB"/>
                <w:sz w:val="18"/>
                <w:szCs w:val="18"/>
              </w:rPr>
              <w:t>try</w:t>
            </w:r>
            <w:r w:rsidRPr="00DF25CA">
              <w:rPr>
                <w:rFonts w:ascii="Menlo" w:hAnsi="Menlo" w:cs="Menlo"/>
                <w:color w:val="000000"/>
                <w:sz w:val="18"/>
                <w:szCs w:val="18"/>
              </w:rPr>
              <w:t>:</w:t>
            </w:r>
          </w:p>
          <w:p w14:paraId="54CA6202"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idx</w:t>
            </w:r>
            <w:r w:rsidRPr="00DF25CA">
              <w:rPr>
                <w:rFonts w:ascii="Menlo" w:hAnsi="Menlo" w:cs="Menlo"/>
                <w:color w:val="000000"/>
                <w:sz w:val="18"/>
                <w:szCs w:val="18"/>
              </w:rPr>
              <w:t xml:space="preserve"> = </w:t>
            </w:r>
            <w:r w:rsidRPr="00DF25CA">
              <w:rPr>
                <w:rFonts w:ascii="Menlo" w:hAnsi="Menlo" w:cs="Menlo"/>
                <w:color w:val="267F99"/>
                <w:sz w:val="18"/>
                <w:szCs w:val="18"/>
              </w:rPr>
              <w:t>list</w:t>
            </w:r>
            <w:r w:rsidRPr="00DF25CA">
              <w:rPr>
                <w:rFonts w:ascii="Menlo" w:hAnsi="Menlo" w:cs="Menlo"/>
                <w:color w:val="000000"/>
                <w:sz w:val="18"/>
                <w:szCs w:val="18"/>
              </w:rPr>
              <w:t>(</w:t>
            </w:r>
            <w:r w:rsidRPr="00DF25CA">
              <w:rPr>
                <w:rFonts w:ascii="Menlo" w:hAnsi="Menlo" w:cs="Menlo"/>
                <w:color w:val="001080"/>
                <w:sz w:val="18"/>
                <w:szCs w:val="18"/>
              </w:rPr>
              <w:t>patient_dataframe</w:t>
            </w:r>
            <w:r w:rsidRPr="00DF25CA">
              <w:rPr>
                <w:rFonts w:ascii="Menlo" w:hAnsi="Menlo" w:cs="Menlo"/>
                <w:color w:val="000000"/>
                <w:sz w:val="18"/>
                <w:szCs w:val="18"/>
              </w:rPr>
              <w:t>[</w:t>
            </w:r>
            <w:r w:rsidRPr="00DF25CA">
              <w:rPr>
                <w:rFonts w:ascii="Menlo" w:hAnsi="Menlo" w:cs="Menlo"/>
                <w:color w:val="A31515"/>
                <w:sz w:val="18"/>
                <w:szCs w:val="18"/>
              </w:rPr>
              <w:t>'EVENT'</w:t>
            </w:r>
            <w:r w:rsidRPr="00DF25CA">
              <w:rPr>
                <w:rFonts w:ascii="Menlo" w:hAnsi="Menlo" w:cs="Menlo"/>
                <w:color w:val="000000"/>
                <w:sz w:val="18"/>
                <w:szCs w:val="18"/>
              </w:rPr>
              <w:t>]).</w:t>
            </w:r>
            <w:r w:rsidRPr="00DF25CA">
              <w:rPr>
                <w:rFonts w:ascii="Menlo" w:hAnsi="Menlo" w:cs="Menlo"/>
                <w:color w:val="795E26"/>
                <w:sz w:val="18"/>
                <w:szCs w:val="18"/>
              </w:rPr>
              <w:t>index</w:t>
            </w:r>
            <w:r w:rsidRPr="00DF25CA">
              <w:rPr>
                <w:rFonts w:ascii="Menlo" w:hAnsi="Menlo" w:cs="Menlo"/>
                <w:color w:val="000000"/>
                <w:sz w:val="18"/>
                <w:szCs w:val="18"/>
              </w:rPr>
              <w:t>(</w:t>
            </w:r>
            <w:r w:rsidRPr="00DF25CA">
              <w:rPr>
                <w:rFonts w:ascii="Menlo" w:hAnsi="Menlo" w:cs="Menlo"/>
                <w:color w:val="001080"/>
                <w:sz w:val="18"/>
                <w:szCs w:val="18"/>
              </w:rPr>
              <w:t>word1</w:t>
            </w:r>
            <w:r w:rsidRPr="00DF25CA">
              <w:rPr>
                <w:rFonts w:ascii="Menlo" w:hAnsi="Menlo" w:cs="Menlo"/>
                <w:color w:val="000000"/>
                <w:sz w:val="18"/>
                <w:szCs w:val="18"/>
              </w:rPr>
              <w:t>)</w:t>
            </w:r>
          </w:p>
          <w:p w14:paraId="731ED099"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AF00DB"/>
                <w:sz w:val="18"/>
                <w:szCs w:val="18"/>
              </w:rPr>
              <w:t>except</w:t>
            </w:r>
            <w:r w:rsidRPr="00DF25CA">
              <w:rPr>
                <w:rFonts w:ascii="Menlo" w:hAnsi="Menlo" w:cs="Menlo"/>
                <w:color w:val="000000"/>
                <w:sz w:val="18"/>
                <w:szCs w:val="18"/>
              </w:rPr>
              <w:t xml:space="preserve"> </w:t>
            </w:r>
            <w:r w:rsidRPr="00DF25CA">
              <w:rPr>
                <w:rFonts w:ascii="Menlo" w:hAnsi="Menlo" w:cs="Menlo"/>
                <w:color w:val="267F99"/>
                <w:sz w:val="18"/>
                <w:szCs w:val="18"/>
              </w:rPr>
              <w:t>ValueError</w:t>
            </w:r>
            <w:r w:rsidRPr="00DF25CA">
              <w:rPr>
                <w:rFonts w:ascii="Menlo" w:hAnsi="Menlo" w:cs="Menlo"/>
                <w:color w:val="000000"/>
                <w:sz w:val="18"/>
                <w:szCs w:val="18"/>
              </w:rPr>
              <w:t>:</w:t>
            </w:r>
          </w:p>
          <w:p w14:paraId="003570AD"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a</w:t>
            </w:r>
            <w:r w:rsidRPr="00DF25CA">
              <w:rPr>
                <w:rFonts w:ascii="Menlo" w:hAnsi="Menlo" w:cs="Menlo"/>
                <w:color w:val="000000"/>
                <w:sz w:val="18"/>
                <w:szCs w:val="18"/>
              </w:rPr>
              <w:t xml:space="preserve"> = </w:t>
            </w:r>
            <w:r w:rsidRPr="00DF25CA">
              <w:rPr>
                <w:rFonts w:ascii="Menlo" w:hAnsi="Menlo" w:cs="Menlo"/>
                <w:color w:val="098658"/>
                <w:sz w:val="18"/>
                <w:szCs w:val="18"/>
              </w:rPr>
              <w:t>1</w:t>
            </w:r>
          </w:p>
          <w:p w14:paraId="1D305053" w14:textId="77777777" w:rsidR="00267805" w:rsidRPr="00DF25CA" w:rsidRDefault="00267805" w:rsidP="002B7376">
            <w:pPr>
              <w:shd w:val="clear" w:color="auto" w:fill="FFFFFF"/>
              <w:spacing w:line="270" w:lineRule="atLeast"/>
              <w:rPr>
                <w:rFonts w:ascii="Menlo" w:hAnsi="Menlo" w:cs="Menlo"/>
                <w:color w:val="000000"/>
                <w:sz w:val="18"/>
                <w:szCs w:val="18"/>
              </w:rPr>
            </w:pPr>
          </w:p>
          <w:p w14:paraId="618651D3"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8000"/>
                <w:sz w:val="18"/>
                <w:szCs w:val="18"/>
              </w:rPr>
              <w:t>#We search for "verbal" inside the event feature</w:t>
            </w:r>
          </w:p>
          <w:p w14:paraId="78FDF36D"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AF00DB"/>
                <w:sz w:val="18"/>
                <w:szCs w:val="18"/>
              </w:rPr>
              <w:t>try</w:t>
            </w:r>
            <w:r w:rsidRPr="00DF25CA">
              <w:rPr>
                <w:rFonts w:ascii="Menlo" w:hAnsi="Menlo" w:cs="Menlo"/>
                <w:color w:val="000000"/>
                <w:sz w:val="18"/>
                <w:szCs w:val="18"/>
              </w:rPr>
              <w:t xml:space="preserve"> :</w:t>
            </w:r>
          </w:p>
          <w:p w14:paraId="41708C64"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idx</w:t>
            </w:r>
            <w:r w:rsidRPr="00DF25CA">
              <w:rPr>
                <w:rFonts w:ascii="Menlo" w:hAnsi="Menlo" w:cs="Menlo"/>
                <w:color w:val="000000"/>
                <w:sz w:val="18"/>
                <w:szCs w:val="18"/>
              </w:rPr>
              <w:t xml:space="preserve"> = </w:t>
            </w:r>
            <w:r w:rsidRPr="00DF25CA">
              <w:rPr>
                <w:rFonts w:ascii="Menlo" w:hAnsi="Menlo" w:cs="Menlo"/>
                <w:color w:val="267F99"/>
                <w:sz w:val="18"/>
                <w:szCs w:val="18"/>
              </w:rPr>
              <w:t>list</w:t>
            </w:r>
            <w:r w:rsidRPr="00DF25CA">
              <w:rPr>
                <w:rFonts w:ascii="Menlo" w:hAnsi="Menlo" w:cs="Menlo"/>
                <w:color w:val="000000"/>
                <w:sz w:val="18"/>
                <w:szCs w:val="18"/>
              </w:rPr>
              <w:t>(</w:t>
            </w:r>
            <w:r w:rsidRPr="00DF25CA">
              <w:rPr>
                <w:rFonts w:ascii="Menlo" w:hAnsi="Menlo" w:cs="Menlo"/>
                <w:color w:val="001080"/>
                <w:sz w:val="18"/>
                <w:szCs w:val="18"/>
              </w:rPr>
              <w:t>patient_dataframe</w:t>
            </w:r>
            <w:r w:rsidRPr="00DF25CA">
              <w:rPr>
                <w:rFonts w:ascii="Menlo" w:hAnsi="Menlo" w:cs="Menlo"/>
                <w:color w:val="000000"/>
                <w:sz w:val="18"/>
                <w:szCs w:val="18"/>
              </w:rPr>
              <w:t>[</w:t>
            </w:r>
            <w:r w:rsidRPr="00DF25CA">
              <w:rPr>
                <w:rFonts w:ascii="Menlo" w:hAnsi="Menlo" w:cs="Menlo"/>
                <w:color w:val="A31515"/>
                <w:sz w:val="18"/>
                <w:szCs w:val="18"/>
              </w:rPr>
              <w:t>'EVENT'</w:t>
            </w:r>
            <w:r w:rsidRPr="00DF25CA">
              <w:rPr>
                <w:rFonts w:ascii="Menlo" w:hAnsi="Menlo" w:cs="Menlo"/>
                <w:color w:val="000000"/>
                <w:sz w:val="18"/>
                <w:szCs w:val="18"/>
              </w:rPr>
              <w:t>]).</w:t>
            </w:r>
            <w:r w:rsidRPr="00DF25CA">
              <w:rPr>
                <w:rFonts w:ascii="Menlo" w:hAnsi="Menlo" w:cs="Menlo"/>
                <w:color w:val="795E26"/>
                <w:sz w:val="18"/>
                <w:szCs w:val="18"/>
              </w:rPr>
              <w:t>index</w:t>
            </w:r>
            <w:r w:rsidRPr="00DF25CA">
              <w:rPr>
                <w:rFonts w:ascii="Menlo" w:hAnsi="Menlo" w:cs="Menlo"/>
                <w:color w:val="000000"/>
                <w:sz w:val="18"/>
                <w:szCs w:val="18"/>
              </w:rPr>
              <w:t>(</w:t>
            </w:r>
            <w:r w:rsidRPr="00DF25CA">
              <w:rPr>
                <w:rFonts w:ascii="Menlo" w:hAnsi="Menlo" w:cs="Menlo"/>
                <w:color w:val="001080"/>
                <w:sz w:val="18"/>
                <w:szCs w:val="18"/>
              </w:rPr>
              <w:t>word2</w:t>
            </w:r>
            <w:r w:rsidRPr="00DF25CA">
              <w:rPr>
                <w:rFonts w:ascii="Menlo" w:hAnsi="Menlo" w:cs="Menlo"/>
                <w:color w:val="000000"/>
                <w:sz w:val="18"/>
                <w:szCs w:val="18"/>
              </w:rPr>
              <w:t>)</w:t>
            </w:r>
          </w:p>
          <w:p w14:paraId="15C6B278"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AF00DB"/>
                <w:sz w:val="18"/>
                <w:szCs w:val="18"/>
              </w:rPr>
              <w:t>except</w:t>
            </w:r>
            <w:r w:rsidRPr="00DF25CA">
              <w:rPr>
                <w:rFonts w:ascii="Menlo" w:hAnsi="Menlo" w:cs="Menlo"/>
                <w:color w:val="000000"/>
                <w:sz w:val="18"/>
                <w:szCs w:val="18"/>
              </w:rPr>
              <w:t xml:space="preserve"> </w:t>
            </w:r>
            <w:r w:rsidRPr="00DF25CA">
              <w:rPr>
                <w:rFonts w:ascii="Menlo" w:hAnsi="Menlo" w:cs="Menlo"/>
                <w:color w:val="267F99"/>
                <w:sz w:val="18"/>
                <w:szCs w:val="18"/>
              </w:rPr>
              <w:t>ValueError</w:t>
            </w:r>
            <w:r w:rsidRPr="00DF25CA">
              <w:rPr>
                <w:rFonts w:ascii="Menlo" w:hAnsi="Menlo" w:cs="Menlo"/>
                <w:color w:val="000000"/>
                <w:sz w:val="18"/>
                <w:szCs w:val="18"/>
              </w:rPr>
              <w:t>:</w:t>
            </w:r>
          </w:p>
          <w:p w14:paraId="02B96CC8"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lastRenderedPageBreak/>
              <w:t xml:space="preserve">        </w:t>
            </w:r>
            <w:r w:rsidRPr="00DF25CA">
              <w:rPr>
                <w:rFonts w:ascii="Menlo" w:hAnsi="Menlo" w:cs="Menlo"/>
                <w:color w:val="001080"/>
                <w:sz w:val="18"/>
                <w:szCs w:val="18"/>
              </w:rPr>
              <w:t>b</w:t>
            </w:r>
            <w:r w:rsidRPr="00DF25CA">
              <w:rPr>
                <w:rFonts w:ascii="Menlo" w:hAnsi="Menlo" w:cs="Menlo"/>
                <w:color w:val="000000"/>
                <w:sz w:val="18"/>
                <w:szCs w:val="18"/>
              </w:rPr>
              <w:t xml:space="preserve"> = </w:t>
            </w:r>
            <w:r w:rsidRPr="00DF25CA">
              <w:rPr>
                <w:rFonts w:ascii="Menlo" w:hAnsi="Menlo" w:cs="Menlo"/>
                <w:color w:val="098658"/>
                <w:sz w:val="18"/>
                <w:szCs w:val="18"/>
              </w:rPr>
              <w:t>1</w:t>
            </w:r>
          </w:p>
          <w:p w14:paraId="1E8ED733"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p>
          <w:p w14:paraId="68E28F40" w14:textId="77777777" w:rsidR="00267805" w:rsidRPr="00DF25CA" w:rsidRDefault="00267805" w:rsidP="002B7376">
            <w:pPr>
              <w:shd w:val="clear" w:color="auto" w:fill="FFFFFF"/>
              <w:spacing w:line="270" w:lineRule="atLeast"/>
              <w:rPr>
                <w:rFonts w:ascii="Menlo" w:hAnsi="Menlo" w:cs="Menlo"/>
                <w:color w:val="000000"/>
                <w:sz w:val="18"/>
                <w:szCs w:val="18"/>
              </w:rPr>
            </w:pPr>
          </w:p>
          <w:p w14:paraId="569E8548"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8000"/>
                <w:sz w:val="18"/>
                <w:szCs w:val="18"/>
              </w:rPr>
              <w:t>#If neither of the options has been useful to detecting the verbal response the error increases</w:t>
            </w:r>
          </w:p>
          <w:p w14:paraId="1A6BFEBD"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AF00DB"/>
                <w:sz w:val="18"/>
                <w:szCs w:val="18"/>
              </w:rPr>
              <w:t>if</w:t>
            </w:r>
            <w:r w:rsidRPr="00DF25CA">
              <w:rPr>
                <w:rFonts w:ascii="Menlo" w:hAnsi="Menlo" w:cs="Menlo"/>
                <w:color w:val="000000"/>
                <w:sz w:val="18"/>
                <w:szCs w:val="18"/>
              </w:rPr>
              <w:t xml:space="preserve"> </w:t>
            </w:r>
            <w:r w:rsidRPr="00DF25CA">
              <w:rPr>
                <w:rFonts w:ascii="Menlo" w:hAnsi="Menlo" w:cs="Menlo"/>
                <w:color w:val="001080"/>
                <w:sz w:val="18"/>
                <w:szCs w:val="18"/>
              </w:rPr>
              <w:t>a</w:t>
            </w:r>
            <w:r w:rsidRPr="00DF25CA">
              <w:rPr>
                <w:rFonts w:ascii="Menlo" w:hAnsi="Menlo" w:cs="Menlo"/>
                <w:color w:val="000000"/>
                <w:sz w:val="18"/>
                <w:szCs w:val="18"/>
              </w:rPr>
              <w:t>*</w:t>
            </w:r>
            <w:r w:rsidRPr="00DF25CA">
              <w:rPr>
                <w:rFonts w:ascii="Menlo" w:hAnsi="Menlo" w:cs="Menlo"/>
                <w:color w:val="001080"/>
                <w:sz w:val="18"/>
                <w:szCs w:val="18"/>
              </w:rPr>
              <w:t>b</w:t>
            </w:r>
            <w:r w:rsidRPr="00DF25CA">
              <w:rPr>
                <w:rFonts w:ascii="Menlo" w:hAnsi="Menlo" w:cs="Menlo"/>
                <w:color w:val="000000"/>
                <w:sz w:val="18"/>
                <w:szCs w:val="18"/>
              </w:rPr>
              <w:t xml:space="preserve"> == </w:t>
            </w:r>
            <w:r w:rsidRPr="00DF25CA">
              <w:rPr>
                <w:rFonts w:ascii="Menlo" w:hAnsi="Menlo" w:cs="Menlo"/>
                <w:color w:val="098658"/>
                <w:sz w:val="18"/>
                <w:szCs w:val="18"/>
              </w:rPr>
              <w:t>1</w:t>
            </w:r>
            <w:r w:rsidRPr="00DF25CA">
              <w:rPr>
                <w:rFonts w:ascii="Menlo" w:hAnsi="Menlo" w:cs="Menlo"/>
                <w:color w:val="000000"/>
                <w:sz w:val="18"/>
                <w:szCs w:val="18"/>
              </w:rPr>
              <w:t>:</w:t>
            </w:r>
          </w:p>
          <w:p w14:paraId="3C185B7F"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idx</w:t>
            </w:r>
            <w:r w:rsidRPr="00DF25CA">
              <w:rPr>
                <w:rFonts w:ascii="Menlo" w:hAnsi="Menlo" w:cs="Menlo"/>
                <w:color w:val="000000"/>
                <w:sz w:val="18"/>
                <w:szCs w:val="18"/>
              </w:rPr>
              <w:t xml:space="preserve"> = []</w:t>
            </w:r>
          </w:p>
          <w:p w14:paraId="0D7AF1E1" w14:textId="77777777" w:rsidR="00267805" w:rsidRPr="00DF25CA" w:rsidRDefault="00267805" w:rsidP="002B7376">
            <w:pPr>
              <w:shd w:val="clear" w:color="auto" w:fill="FFFFFF"/>
              <w:spacing w:line="270" w:lineRule="atLeast"/>
              <w:rPr>
                <w:rFonts w:ascii="Menlo" w:hAnsi="Menlo" w:cs="Menlo"/>
                <w:color w:val="000000"/>
                <w:sz w:val="18"/>
                <w:szCs w:val="18"/>
              </w:rPr>
            </w:pPr>
          </w:p>
          <w:p w14:paraId="409DF6F1"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AF00DB"/>
                <w:sz w:val="18"/>
                <w:szCs w:val="18"/>
              </w:rPr>
              <w:t>return</w:t>
            </w:r>
            <w:r w:rsidRPr="00DF25CA">
              <w:rPr>
                <w:rFonts w:ascii="Menlo" w:hAnsi="Menlo" w:cs="Menlo"/>
                <w:color w:val="000000"/>
                <w:sz w:val="18"/>
                <w:szCs w:val="18"/>
              </w:rPr>
              <w:t xml:space="preserve"> </w:t>
            </w:r>
            <w:r w:rsidRPr="00DF25CA">
              <w:rPr>
                <w:rFonts w:ascii="Menlo" w:hAnsi="Menlo" w:cs="Menlo"/>
                <w:color w:val="001080"/>
                <w:sz w:val="18"/>
                <w:szCs w:val="18"/>
              </w:rPr>
              <w:t>idx</w:t>
            </w:r>
          </w:p>
          <w:p w14:paraId="071749DB" w14:textId="77777777" w:rsidR="00267805" w:rsidRPr="00DF25CA" w:rsidRDefault="00267805" w:rsidP="002B7376">
            <w:pPr>
              <w:shd w:val="clear" w:color="auto" w:fill="FFFFFF"/>
              <w:spacing w:line="270" w:lineRule="atLeast"/>
              <w:rPr>
                <w:rFonts w:ascii="Menlo" w:hAnsi="Menlo" w:cs="Menlo"/>
                <w:color w:val="000000"/>
                <w:sz w:val="18"/>
                <w:szCs w:val="18"/>
              </w:rPr>
            </w:pPr>
          </w:p>
          <w:p w14:paraId="237902EB"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8000"/>
                <w:sz w:val="18"/>
                <w:szCs w:val="18"/>
              </w:rPr>
              <w:t># entering the df of a patient and moment o verbal response (idx) and the desired features it returns the patient df  casted to 120s and interposalted and the resulting output (LoC  = 0 or 1)</w:t>
            </w:r>
          </w:p>
          <w:p w14:paraId="7471B939" w14:textId="77777777" w:rsidR="00267805" w:rsidRPr="00DF25CA" w:rsidRDefault="00267805" w:rsidP="002B7376">
            <w:pPr>
              <w:shd w:val="clear" w:color="auto" w:fill="FFFFFF"/>
              <w:spacing w:after="240" w:line="270" w:lineRule="atLeast"/>
              <w:rPr>
                <w:rFonts w:ascii="Menlo" w:hAnsi="Menlo" w:cs="Menlo"/>
                <w:color w:val="000000"/>
                <w:sz w:val="18"/>
                <w:szCs w:val="18"/>
              </w:rPr>
            </w:pPr>
          </w:p>
          <w:p w14:paraId="49DBC754"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FF"/>
                <w:sz w:val="18"/>
                <w:szCs w:val="18"/>
              </w:rPr>
              <w:t>def</w:t>
            </w:r>
            <w:r w:rsidRPr="00DF25CA">
              <w:rPr>
                <w:rFonts w:ascii="Menlo" w:hAnsi="Menlo" w:cs="Menlo"/>
                <w:color w:val="000000"/>
                <w:sz w:val="18"/>
                <w:szCs w:val="18"/>
              </w:rPr>
              <w:t xml:space="preserve"> </w:t>
            </w:r>
            <w:r w:rsidRPr="00DF25CA">
              <w:rPr>
                <w:rFonts w:ascii="Menlo" w:hAnsi="Menlo" w:cs="Menlo"/>
                <w:color w:val="795E26"/>
                <w:sz w:val="18"/>
                <w:szCs w:val="18"/>
              </w:rPr>
              <w:t>data_preprocessing</w:t>
            </w:r>
            <w:r w:rsidRPr="00DF25CA">
              <w:rPr>
                <w:rFonts w:ascii="Menlo" w:hAnsi="Menlo" w:cs="Menlo"/>
                <w:color w:val="000000"/>
                <w:sz w:val="18"/>
                <w:szCs w:val="18"/>
              </w:rPr>
              <w:t>(</w:t>
            </w:r>
            <w:r w:rsidRPr="00DF25CA">
              <w:rPr>
                <w:rFonts w:ascii="Menlo" w:hAnsi="Menlo" w:cs="Menlo"/>
                <w:color w:val="001080"/>
                <w:sz w:val="18"/>
                <w:szCs w:val="18"/>
              </w:rPr>
              <w:t>patient_dataframe</w:t>
            </w:r>
            <w:r w:rsidRPr="00DF25CA">
              <w:rPr>
                <w:rFonts w:ascii="Menlo" w:hAnsi="Menlo" w:cs="Menlo"/>
                <w:color w:val="000000"/>
                <w:sz w:val="18"/>
                <w:szCs w:val="18"/>
              </w:rPr>
              <w:t>,</w:t>
            </w:r>
            <w:r w:rsidRPr="00DF25CA">
              <w:rPr>
                <w:rFonts w:ascii="Menlo" w:hAnsi="Menlo" w:cs="Menlo"/>
                <w:color w:val="001080"/>
                <w:sz w:val="18"/>
                <w:szCs w:val="18"/>
              </w:rPr>
              <w:t>idx</w:t>
            </w:r>
            <w:r w:rsidRPr="00DF25CA">
              <w:rPr>
                <w:rFonts w:ascii="Menlo" w:hAnsi="Menlo" w:cs="Menlo"/>
                <w:color w:val="000000"/>
                <w:sz w:val="18"/>
                <w:szCs w:val="18"/>
              </w:rPr>
              <w:t>,</w:t>
            </w:r>
            <w:r w:rsidRPr="00DF25CA">
              <w:rPr>
                <w:rFonts w:ascii="Menlo" w:hAnsi="Menlo" w:cs="Menlo"/>
                <w:color w:val="001080"/>
                <w:sz w:val="18"/>
                <w:szCs w:val="18"/>
              </w:rPr>
              <w:t>selected_features</w:t>
            </w:r>
            <w:r w:rsidRPr="00DF25CA">
              <w:rPr>
                <w:rFonts w:ascii="Menlo" w:hAnsi="Menlo" w:cs="Menlo"/>
                <w:color w:val="000000"/>
                <w:sz w:val="18"/>
                <w:szCs w:val="18"/>
              </w:rPr>
              <w:t>):</w:t>
            </w:r>
          </w:p>
          <w:p w14:paraId="0F7AB2AB"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p>
          <w:p w14:paraId="7124F2BB"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8000"/>
                <w:sz w:val="18"/>
                <w:szCs w:val="18"/>
              </w:rPr>
              <w:t>#We look fort first Propo value (its index) and if none is found the patient         is taken appart</w:t>
            </w:r>
          </w:p>
          <w:p w14:paraId="3180DB02"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patient_dataframe</w:t>
            </w:r>
            <w:r w:rsidRPr="00DF25CA">
              <w:rPr>
                <w:rFonts w:ascii="Menlo" w:hAnsi="Menlo" w:cs="Menlo"/>
                <w:color w:val="000000"/>
                <w:sz w:val="18"/>
                <w:szCs w:val="18"/>
              </w:rPr>
              <w:t>.reset_index(</w:t>
            </w:r>
            <w:r w:rsidRPr="00DF25CA">
              <w:rPr>
                <w:rFonts w:ascii="Menlo" w:hAnsi="Menlo" w:cs="Menlo"/>
                <w:color w:val="001080"/>
                <w:sz w:val="18"/>
                <w:szCs w:val="18"/>
              </w:rPr>
              <w:t>drop</w:t>
            </w:r>
            <w:r w:rsidRPr="00DF25CA">
              <w:rPr>
                <w:rFonts w:ascii="Menlo" w:hAnsi="Menlo" w:cs="Menlo"/>
                <w:color w:val="000000"/>
                <w:sz w:val="18"/>
                <w:szCs w:val="18"/>
              </w:rPr>
              <w:t xml:space="preserve"> = </w:t>
            </w:r>
            <w:r w:rsidRPr="00DF25CA">
              <w:rPr>
                <w:rFonts w:ascii="Menlo" w:hAnsi="Menlo" w:cs="Menlo"/>
                <w:color w:val="0000FF"/>
                <w:sz w:val="18"/>
                <w:szCs w:val="18"/>
              </w:rPr>
              <w:t>True</w:t>
            </w:r>
            <w:r w:rsidRPr="00DF25CA">
              <w:rPr>
                <w:rFonts w:ascii="Menlo" w:hAnsi="Menlo" w:cs="Menlo"/>
                <w:color w:val="000000"/>
                <w:sz w:val="18"/>
                <w:szCs w:val="18"/>
              </w:rPr>
              <w:t>)</w:t>
            </w:r>
          </w:p>
          <w:p w14:paraId="375EA4EF"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fvi</w:t>
            </w:r>
            <w:r w:rsidRPr="00DF25CA">
              <w:rPr>
                <w:rFonts w:ascii="Menlo" w:hAnsi="Menlo" w:cs="Menlo"/>
                <w:color w:val="000000"/>
                <w:sz w:val="18"/>
                <w:szCs w:val="18"/>
              </w:rPr>
              <w:t xml:space="preserve"> = </w:t>
            </w:r>
            <w:r w:rsidRPr="00DF25CA">
              <w:rPr>
                <w:rFonts w:ascii="Menlo" w:hAnsi="Menlo" w:cs="Menlo"/>
                <w:color w:val="001080"/>
                <w:sz w:val="18"/>
                <w:szCs w:val="18"/>
              </w:rPr>
              <w:t>patient_dataframe</w:t>
            </w:r>
            <w:r w:rsidRPr="00DF25CA">
              <w:rPr>
                <w:rFonts w:ascii="Menlo" w:hAnsi="Menlo" w:cs="Menlo"/>
                <w:color w:val="000000"/>
                <w:sz w:val="18"/>
                <w:szCs w:val="18"/>
              </w:rPr>
              <w:t>[</w:t>
            </w:r>
            <w:r w:rsidRPr="00DF25CA">
              <w:rPr>
                <w:rFonts w:ascii="Menlo" w:hAnsi="Menlo" w:cs="Menlo"/>
                <w:color w:val="A31515"/>
                <w:sz w:val="18"/>
                <w:szCs w:val="18"/>
              </w:rPr>
              <w:t>‘PROPO_CE’</w:t>
            </w:r>
            <w:r w:rsidRPr="00DF25CA">
              <w:rPr>
                <w:rFonts w:ascii="Menlo" w:hAnsi="Menlo" w:cs="Menlo"/>
                <w:color w:val="000000"/>
                <w:sz w:val="18"/>
                <w:szCs w:val="18"/>
              </w:rPr>
              <w:t>].first_valid_index()</w:t>
            </w:r>
          </w:p>
          <w:p w14:paraId="44EA2A0F"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p>
          <w:p w14:paraId="665C54FE"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8000"/>
                <w:sz w:val="18"/>
                <w:szCs w:val="18"/>
              </w:rPr>
              <w:t>#Only generate a valid data and LoC if the there is a start of Propo induction and if it is before LoC event (it would not makes sense otherwise.)</w:t>
            </w:r>
          </w:p>
          <w:p w14:paraId="7F35826A"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AF00DB"/>
                <w:sz w:val="18"/>
                <w:szCs w:val="18"/>
              </w:rPr>
              <w:t>if</w:t>
            </w:r>
            <w:r w:rsidRPr="00DF25CA">
              <w:rPr>
                <w:rFonts w:ascii="Menlo" w:hAnsi="Menlo" w:cs="Menlo"/>
                <w:color w:val="000000"/>
                <w:sz w:val="18"/>
                <w:szCs w:val="18"/>
              </w:rPr>
              <w:t xml:space="preserve"> </w:t>
            </w:r>
            <w:r w:rsidRPr="00DF25CA">
              <w:rPr>
                <w:rFonts w:ascii="Menlo" w:hAnsi="Menlo" w:cs="Menlo"/>
                <w:color w:val="001080"/>
                <w:sz w:val="18"/>
                <w:szCs w:val="18"/>
              </w:rPr>
              <w:t>fvi</w:t>
            </w:r>
            <w:r w:rsidRPr="00DF25CA">
              <w:rPr>
                <w:rFonts w:ascii="Menlo" w:hAnsi="Menlo" w:cs="Menlo"/>
                <w:color w:val="000000"/>
                <w:sz w:val="18"/>
                <w:szCs w:val="18"/>
              </w:rPr>
              <w:t xml:space="preserve"> != </w:t>
            </w:r>
            <w:r w:rsidRPr="00DF25CA">
              <w:rPr>
                <w:rFonts w:ascii="Menlo" w:hAnsi="Menlo" w:cs="Menlo"/>
                <w:color w:val="0000FF"/>
                <w:sz w:val="18"/>
                <w:szCs w:val="18"/>
              </w:rPr>
              <w:t>None</w:t>
            </w:r>
            <w:r w:rsidRPr="00DF25CA">
              <w:rPr>
                <w:rFonts w:ascii="Menlo" w:hAnsi="Menlo" w:cs="Menlo"/>
                <w:color w:val="000000"/>
                <w:sz w:val="18"/>
                <w:szCs w:val="18"/>
              </w:rPr>
              <w:t xml:space="preserve"> </w:t>
            </w:r>
            <w:r w:rsidRPr="00DF25CA">
              <w:rPr>
                <w:rFonts w:ascii="Menlo" w:hAnsi="Menlo" w:cs="Menlo"/>
                <w:color w:val="0000FF"/>
                <w:sz w:val="18"/>
                <w:szCs w:val="18"/>
              </w:rPr>
              <w:t>and</w:t>
            </w:r>
            <w:r w:rsidRPr="00DF25CA">
              <w:rPr>
                <w:rFonts w:ascii="Menlo" w:hAnsi="Menlo" w:cs="Menlo"/>
                <w:color w:val="000000"/>
                <w:sz w:val="18"/>
                <w:szCs w:val="18"/>
              </w:rPr>
              <w:t xml:space="preserve"> </w:t>
            </w:r>
            <w:r w:rsidRPr="00DF25CA">
              <w:rPr>
                <w:rFonts w:ascii="Menlo" w:hAnsi="Menlo" w:cs="Menlo"/>
                <w:color w:val="001080"/>
                <w:sz w:val="18"/>
                <w:szCs w:val="18"/>
              </w:rPr>
              <w:t>idx</w:t>
            </w:r>
            <w:r w:rsidRPr="00DF25CA">
              <w:rPr>
                <w:rFonts w:ascii="Menlo" w:hAnsi="Menlo" w:cs="Menlo"/>
                <w:color w:val="000000"/>
                <w:sz w:val="18"/>
                <w:szCs w:val="18"/>
              </w:rPr>
              <w:t xml:space="preserve"> &gt; </w:t>
            </w:r>
            <w:r w:rsidRPr="00DF25CA">
              <w:rPr>
                <w:rFonts w:ascii="Menlo" w:hAnsi="Menlo" w:cs="Menlo"/>
                <w:color w:val="001080"/>
                <w:sz w:val="18"/>
                <w:szCs w:val="18"/>
              </w:rPr>
              <w:t>fvi</w:t>
            </w:r>
            <w:r w:rsidRPr="00DF25CA">
              <w:rPr>
                <w:rFonts w:ascii="Menlo" w:hAnsi="Menlo" w:cs="Menlo"/>
                <w:color w:val="000000"/>
                <w:sz w:val="18"/>
                <w:szCs w:val="18"/>
              </w:rPr>
              <w:t>:</w:t>
            </w:r>
          </w:p>
          <w:p w14:paraId="42D91D29" w14:textId="77777777" w:rsidR="00267805" w:rsidRPr="00DF25CA" w:rsidRDefault="00267805" w:rsidP="002B7376">
            <w:pPr>
              <w:shd w:val="clear" w:color="auto" w:fill="FFFFFF"/>
              <w:spacing w:line="270" w:lineRule="atLeast"/>
              <w:rPr>
                <w:rFonts w:ascii="Menlo" w:hAnsi="Menlo" w:cs="Menlo"/>
                <w:color w:val="000000"/>
                <w:sz w:val="18"/>
                <w:szCs w:val="18"/>
              </w:rPr>
            </w:pPr>
          </w:p>
          <w:p w14:paraId="1E408317"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8000"/>
                <w:sz w:val="18"/>
                <w:szCs w:val="18"/>
              </w:rPr>
              <w:t>#Temporal acotation</w:t>
            </w:r>
          </w:p>
          <w:p w14:paraId="2BF1D0FD"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a</w:t>
            </w:r>
            <w:r w:rsidRPr="00DF25CA">
              <w:rPr>
                <w:rFonts w:ascii="Menlo" w:hAnsi="Menlo" w:cs="Menlo"/>
                <w:color w:val="000000"/>
                <w:sz w:val="18"/>
                <w:szCs w:val="18"/>
              </w:rPr>
              <w:t xml:space="preserve"> = </w:t>
            </w:r>
            <w:r w:rsidRPr="00DF25CA">
              <w:rPr>
                <w:rFonts w:ascii="Menlo" w:hAnsi="Menlo" w:cs="Menlo"/>
                <w:color w:val="001080"/>
                <w:sz w:val="18"/>
                <w:szCs w:val="18"/>
              </w:rPr>
              <w:t>patient_dataframe</w:t>
            </w:r>
            <w:r w:rsidRPr="00DF25CA">
              <w:rPr>
                <w:rFonts w:ascii="Menlo" w:hAnsi="Menlo" w:cs="Menlo"/>
                <w:color w:val="000000"/>
                <w:sz w:val="18"/>
                <w:szCs w:val="18"/>
              </w:rPr>
              <w:t>.loc[</w:t>
            </w:r>
            <w:r w:rsidRPr="00DF25CA">
              <w:rPr>
                <w:rFonts w:ascii="Menlo" w:hAnsi="Menlo" w:cs="Menlo"/>
                <w:color w:val="001080"/>
                <w:sz w:val="18"/>
                <w:szCs w:val="18"/>
              </w:rPr>
              <w:t>fvi</w:t>
            </w:r>
            <w:r w:rsidRPr="00DF25CA">
              <w:rPr>
                <w:rFonts w:ascii="Menlo" w:hAnsi="Menlo" w:cs="Menlo"/>
                <w:color w:val="000000"/>
                <w:sz w:val="18"/>
                <w:szCs w:val="18"/>
              </w:rPr>
              <w:t>:(</w:t>
            </w:r>
            <w:r w:rsidRPr="00DF25CA">
              <w:rPr>
                <w:rFonts w:ascii="Menlo" w:hAnsi="Menlo" w:cs="Menlo"/>
                <w:color w:val="098658"/>
                <w:sz w:val="18"/>
                <w:szCs w:val="18"/>
              </w:rPr>
              <w:t>2</w:t>
            </w:r>
            <w:r w:rsidRPr="00DF25CA">
              <w:rPr>
                <w:rFonts w:ascii="Menlo" w:hAnsi="Menlo" w:cs="Menlo"/>
                <w:color w:val="000000"/>
                <w:sz w:val="18"/>
                <w:szCs w:val="18"/>
              </w:rPr>
              <w:t>*</w:t>
            </w:r>
            <w:r w:rsidRPr="00DF25CA">
              <w:rPr>
                <w:rFonts w:ascii="Menlo" w:hAnsi="Menlo" w:cs="Menlo"/>
                <w:color w:val="001080"/>
                <w:sz w:val="18"/>
                <w:szCs w:val="18"/>
              </w:rPr>
              <w:t>idx</w:t>
            </w:r>
            <w:r w:rsidRPr="00DF25CA">
              <w:rPr>
                <w:rFonts w:ascii="Menlo" w:hAnsi="Menlo" w:cs="Menlo"/>
                <w:color w:val="000000"/>
                <w:sz w:val="18"/>
                <w:szCs w:val="18"/>
              </w:rPr>
              <w:t>-</w:t>
            </w:r>
            <w:r w:rsidRPr="00DF25CA">
              <w:rPr>
                <w:rFonts w:ascii="Menlo" w:hAnsi="Menlo" w:cs="Menlo"/>
                <w:color w:val="001080"/>
                <w:sz w:val="18"/>
                <w:szCs w:val="18"/>
              </w:rPr>
              <w:t>fvi</w:t>
            </w:r>
            <w:r w:rsidRPr="00DF25CA">
              <w:rPr>
                <w:rFonts w:ascii="Menlo" w:hAnsi="Menlo" w:cs="Menlo"/>
                <w:color w:val="000000"/>
                <w:sz w:val="18"/>
                <w:szCs w:val="18"/>
              </w:rPr>
              <w:t>),:]</w:t>
            </w:r>
          </w:p>
          <w:p w14:paraId="76EB4642"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a</w:t>
            </w:r>
            <w:r w:rsidRPr="00DF25CA">
              <w:rPr>
                <w:rFonts w:ascii="Menlo" w:hAnsi="Menlo" w:cs="Menlo"/>
                <w:color w:val="000000"/>
                <w:sz w:val="18"/>
                <w:szCs w:val="18"/>
              </w:rPr>
              <w:t>.reset_index(</w:t>
            </w:r>
            <w:r w:rsidRPr="00DF25CA">
              <w:rPr>
                <w:rFonts w:ascii="Menlo" w:hAnsi="Menlo" w:cs="Menlo"/>
                <w:color w:val="001080"/>
                <w:sz w:val="18"/>
                <w:szCs w:val="18"/>
              </w:rPr>
              <w:t>drop</w:t>
            </w:r>
            <w:r w:rsidRPr="00DF25CA">
              <w:rPr>
                <w:rFonts w:ascii="Menlo" w:hAnsi="Menlo" w:cs="Menlo"/>
                <w:color w:val="000000"/>
                <w:sz w:val="18"/>
                <w:szCs w:val="18"/>
              </w:rPr>
              <w:t>=</w:t>
            </w:r>
            <w:r w:rsidRPr="00DF25CA">
              <w:rPr>
                <w:rFonts w:ascii="Menlo" w:hAnsi="Menlo" w:cs="Menlo"/>
                <w:color w:val="0000FF"/>
                <w:sz w:val="18"/>
                <w:szCs w:val="18"/>
              </w:rPr>
              <w:t>True</w:t>
            </w:r>
            <w:r w:rsidRPr="00DF25CA">
              <w:rPr>
                <w:rFonts w:ascii="Menlo" w:hAnsi="Menlo" w:cs="Menlo"/>
                <w:color w:val="000000"/>
                <w:sz w:val="18"/>
                <w:szCs w:val="18"/>
              </w:rPr>
              <w:t>)</w:t>
            </w:r>
          </w:p>
          <w:p w14:paraId="3AF355B3" w14:textId="77777777" w:rsidR="00267805" w:rsidRPr="00DF25CA" w:rsidRDefault="00267805" w:rsidP="002B7376">
            <w:pPr>
              <w:shd w:val="clear" w:color="auto" w:fill="FFFFFF"/>
              <w:spacing w:line="270" w:lineRule="atLeast"/>
              <w:rPr>
                <w:rFonts w:ascii="Menlo" w:hAnsi="Menlo" w:cs="Menlo"/>
                <w:color w:val="000000"/>
                <w:sz w:val="18"/>
                <w:szCs w:val="18"/>
              </w:rPr>
            </w:pPr>
          </w:p>
          <w:p w14:paraId="242B9A75"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8000"/>
                <w:sz w:val="18"/>
                <w:szCs w:val="18"/>
              </w:rPr>
              <w:t>#Interpolem NaNs</w:t>
            </w:r>
          </w:p>
          <w:p w14:paraId="37D13998"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a</w:t>
            </w:r>
            <w:r w:rsidRPr="00DF25CA">
              <w:rPr>
                <w:rFonts w:ascii="Menlo" w:hAnsi="Menlo" w:cs="Menlo"/>
                <w:color w:val="000000"/>
                <w:sz w:val="18"/>
                <w:szCs w:val="18"/>
              </w:rPr>
              <w:t>.interpolate(</w:t>
            </w:r>
            <w:r w:rsidRPr="00DF25CA">
              <w:rPr>
                <w:rFonts w:ascii="Menlo" w:hAnsi="Menlo" w:cs="Menlo"/>
                <w:color w:val="001080"/>
                <w:sz w:val="18"/>
                <w:szCs w:val="18"/>
              </w:rPr>
              <w:t>method</w:t>
            </w:r>
            <w:r w:rsidRPr="00DF25CA">
              <w:rPr>
                <w:rFonts w:ascii="Menlo" w:hAnsi="Menlo" w:cs="Menlo"/>
                <w:color w:val="000000"/>
                <w:sz w:val="18"/>
                <w:szCs w:val="18"/>
              </w:rPr>
              <w:t>=</w:t>
            </w:r>
            <w:r w:rsidRPr="00DF25CA">
              <w:rPr>
                <w:rFonts w:ascii="Menlo" w:hAnsi="Menlo" w:cs="Menlo"/>
                <w:color w:val="A31515"/>
                <w:sz w:val="18"/>
                <w:szCs w:val="18"/>
              </w:rPr>
              <w:t>’linear’</w:t>
            </w:r>
            <w:r w:rsidRPr="00DF25CA">
              <w:rPr>
                <w:rFonts w:ascii="Menlo" w:hAnsi="Menlo" w:cs="Menlo"/>
                <w:color w:val="000000"/>
                <w:sz w:val="18"/>
                <w:szCs w:val="18"/>
              </w:rPr>
              <w:t xml:space="preserve">, </w:t>
            </w:r>
            <w:r w:rsidRPr="00DF25CA">
              <w:rPr>
                <w:rFonts w:ascii="Menlo" w:hAnsi="Menlo" w:cs="Menlo"/>
                <w:color w:val="001080"/>
                <w:sz w:val="18"/>
                <w:szCs w:val="18"/>
              </w:rPr>
              <w:t>limit_direction</w:t>
            </w:r>
            <w:r w:rsidRPr="00DF25CA">
              <w:rPr>
                <w:rFonts w:ascii="Menlo" w:hAnsi="Menlo" w:cs="Menlo"/>
                <w:color w:val="000000"/>
                <w:sz w:val="18"/>
                <w:szCs w:val="18"/>
              </w:rPr>
              <w:t>=</w:t>
            </w:r>
            <w:r w:rsidRPr="00DF25CA">
              <w:rPr>
                <w:rFonts w:ascii="Menlo" w:hAnsi="Menlo" w:cs="Menlo"/>
                <w:color w:val="A31515"/>
                <w:sz w:val="18"/>
                <w:szCs w:val="18"/>
              </w:rPr>
              <w:t>’forward’</w:t>
            </w:r>
            <w:r w:rsidRPr="00DF25CA">
              <w:rPr>
                <w:rFonts w:ascii="Menlo" w:hAnsi="Menlo" w:cs="Menlo"/>
                <w:color w:val="000000"/>
                <w:sz w:val="18"/>
                <w:szCs w:val="18"/>
              </w:rPr>
              <w:t xml:space="preserve">, </w:t>
            </w:r>
            <w:r w:rsidRPr="00DF25CA">
              <w:rPr>
                <w:rFonts w:ascii="Menlo" w:hAnsi="Menlo" w:cs="Menlo"/>
                <w:color w:val="001080"/>
                <w:sz w:val="18"/>
                <w:szCs w:val="18"/>
              </w:rPr>
              <w:t>axis</w:t>
            </w:r>
            <w:r w:rsidRPr="00DF25CA">
              <w:rPr>
                <w:rFonts w:ascii="Menlo" w:hAnsi="Menlo" w:cs="Menlo"/>
                <w:color w:val="000000"/>
                <w:sz w:val="18"/>
                <w:szCs w:val="18"/>
              </w:rPr>
              <w:t>=</w:t>
            </w:r>
            <w:r w:rsidRPr="00DF25CA">
              <w:rPr>
                <w:rFonts w:ascii="Menlo" w:hAnsi="Menlo" w:cs="Menlo"/>
                <w:color w:val="098658"/>
                <w:sz w:val="18"/>
                <w:szCs w:val="18"/>
              </w:rPr>
              <w:t>0</w:t>
            </w:r>
            <w:r w:rsidRPr="00DF25CA">
              <w:rPr>
                <w:rFonts w:ascii="Menlo" w:hAnsi="Menlo" w:cs="Menlo"/>
                <w:color w:val="000000"/>
                <w:sz w:val="18"/>
                <w:szCs w:val="18"/>
              </w:rPr>
              <w:t>)</w:t>
            </w:r>
          </w:p>
          <w:p w14:paraId="709B53CF" w14:textId="77777777" w:rsidR="00267805" w:rsidRPr="00DF25CA" w:rsidRDefault="00267805" w:rsidP="002B7376">
            <w:pPr>
              <w:shd w:val="clear" w:color="auto" w:fill="FFFFFF"/>
              <w:spacing w:line="270" w:lineRule="atLeast"/>
              <w:rPr>
                <w:rFonts w:ascii="Menlo" w:hAnsi="Menlo" w:cs="Menlo"/>
                <w:color w:val="000000"/>
                <w:sz w:val="18"/>
                <w:szCs w:val="18"/>
              </w:rPr>
            </w:pPr>
          </w:p>
          <w:p w14:paraId="11EB1301"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8000"/>
                <w:sz w:val="18"/>
                <w:szCs w:val="18"/>
              </w:rPr>
              <w:t>#LoC binarisation (creatinc a vector of 0 until positive verbal response, and the other are 1)</w:t>
            </w:r>
          </w:p>
          <w:p w14:paraId="0244C8EF"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8000"/>
                <w:sz w:val="18"/>
                <w:szCs w:val="18"/>
              </w:rPr>
              <w:t>#Generatinc LoC feature from ‘Event’ extraction</w:t>
            </w:r>
          </w:p>
          <w:p w14:paraId="23DD3BD0"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a</w:t>
            </w:r>
            <w:r w:rsidRPr="00DF25CA">
              <w:rPr>
                <w:rFonts w:ascii="Menlo" w:hAnsi="Menlo" w:cs="Menlo"/>
                <w:color w:val="000000"/>
                <w:sz w:val="18"/>
                <w:szCs w:val="18"/>
              </w:rPr>
              <w:t>[</w:t>
            </w:r>
            <w:r w:rsidRPr="00DF25CA">
              <w:rPr>
                <w:rFonts w:ascii="Menlo" w:hAnsi="Menlo" w:cs="Menlo"/>
                <w:color w:val="A31515"/>
                <w:sz w:val="18"/>
                <w:szCs w:val="18"/>
              </w:rPr>
              <w:t>‘LoC’</w:t>
            </w:r>
            <w:r w:rsidRPr="00DF25CA">
              <w:rPr>
                <w:rFonts w:ascii="Menlo" w:hAnsi="Menlo" w:cs="Menlo"/>
                <w:color w:val="000000"/>
                <w:sz w:val="18"/>
                <w:szCs w:val="18"/>
              </w:rPr>
              <w:t xml:space="preserve">] = </w:t>
            </w:r>
            <w:r w:rsidRPr="00DF25CA">
              <w:rPr>
                <w:rFonts w:ascii="Menlo" w:hAnsi="Menlo" w:cs="Menlo"/>
                <w:color w:val="098658"/>
                <w:sz w:val="18"/>
                <w:szCs w:val="18"/>
              </w:rPr>
              <w:t>0</w:t>
            </w:r>
          </w:p>
          <w:p w14:paraId="794C5CE0"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a</w:t>
            </w:r>
            <w:r w:rsidRPr="00DF25CA">
              <w:rPr>
                <w:rFonts w:ascii="Menlo" w:hAnsi="Menlo" w:cs="Menlo"/>
                <w:color w:val="000000"/>
                <w:sz w:val="18"/>
                <w:szCs w:val="18"/>
              </w:rPr>
              <w:t>.loc[</w:t>
            </w:r>
            <w:r w:rsidRPr="00DF25CA">
              <w:rPr>
                <w:rFonts w:ascii="Menlo" w:hAnsi="Menlo" w:cs="Menlo"/>
                <w:color w:val="001080"/>
                <w:sz w:val="18"/>
                <w:szCs w:val="18"/>
              </w:rPr>
              <w:t>idx</w:t>
            </w:r>
            <w:r w:rsidRPr="00DF25CA">
              <w:rPr>
                <w:rFonts w:ascii="Menlo" w:hAnsi="Menlo" w:cs="Menlo"/>
                <w:color w:val="000000"/>
                <w:sz w:val="18"/>
                <w:szCs w:val="18"/>
              </w:rPr>
              <w:t>:,</w:t>
            </w:r>
            <w:r w:rsidRPr="00DF25CA">
              <w:rPr>
                <w:rFonts w:ascii="Menlo" w:hAnsi="Menlo" w:cs="Menlo"/>
                <w:color w:val="A31515"/>
                <w:sz w:val="18"/>
                <w:szCs w:val="18"/>
              </w:rPr>
              <w:t>’LoC’</w:t>
            </w:r>
            <w:r w:rsidRPr="00DF25CA">
              <w:rPr>
                <w:rFonts w:ascii="Menlo" w:hAnsi="Menlo" w:cs="Menlo"/>
                <w:color w:val="000000"/>
                <w:sz w:val="18"/>
                <w:szCs w:val="18"/>
              </w:rPr>
              <w:t xml:space="preserve">] = </w:t>
            </w:r>
            <w:r w:rsidRPr="00DF25CA">
              <w:rPr>
                <w:rFonts w:ascii="Menlo" w:hAnsi="Menlo" w:cs="Menlo"/>
                <w:color w:val="098658"/>
                <w:sz w:val="18"/>
                <w:szCs w:val="18"/>
              </w:rPr>
              <w:t>1</w:t>
            </w:r>
          </w:p>
          <w:p w14:paraId="0193E4B5"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p>
          <w:p w14:paraId="21B99373"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8000"/>
                <w:sz w:val="18"/>
                <w:szCs w:val="18"/>
              </w:rPr>
              <w:t>#Here we define the selected features</w:t>
            </w:r>
          </w:p>
          <w:p w14:paraId="675A763F"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a</w:t>
            </w:r>
            <w:r w:rsidRPr="00DF25CA">
              <w:rPr>
                <w:rFonts w:ascii="Menlo" w:hAnsi="Menlo" w:cs="Menlo"/>
                <w:color w:val="000000"/>
                <w:sz w:val="18"/>
                <w:szCs w:val="18"/>
              </w:rPr>
              <w:t xml:space="preserve"> = </w:t>
            </w:r>
            <w:r w:rsidRPr="00DF25CA">
              <w:rPr>
                <w:rFonts w:ascii="Menlo" w:hAnsi="Menlo" w:cs="Menlo"/>
                <w:color w:val="001080"/>
                <w:sz w:val="18"/>
                <w:szCs w:val="18"/>
              </w:rPr>
              <w:t>a</w:t>
            </w:r>
            <w:r w:rsidRPr="00DF25CA">
              <w:rPr>
                <w:rFonts w:ascii="Menlo" w:hAnsi="Menlo" w:cs="Menlo"/>
                <w:color w:val="000000"/>
                <w:sz w:val="18"/>
                <w:szCs w:val="18"/>
              </w:rPr>
              <w:t>.loc[:,[</w:t>
            </w:r>
            <w:r w:rsidRPr="00DF25CA">
              <w:rPr>
                <w:rFonts w:ascii="Menlo" w:hAnsi="Menlo" w:cs="Menlo"/>
                <w:color w:val="A31515"/>
                <w:sz w:val="18"/>
                <w:szCs w:val="18"/>
              </w:rPr>
              <w:t>‘ECG_HR’</w:t>
            </w:r>
            <w:r w:rsidRPr="00DF25CA">
              <w:rPr>
                <w:rFonts w:ascii="Menlo" w:hAnsi="Menlo" w:cs="Menlo"/>
                <w:color w:val="000000"/>
                <w:sz w:val="18"/>
                <w:szCs w:val="18"/>
              </w:rPr>
              <w:t xml:space="preserve">, </w:t>
            </w:r>
            <w:r w:rsidRPr="00DF25CA">
              <w:rPr>
                <w:rFonts w:ascii="Menlo" w:hAnsi="Menlo" w:cs="Menlo"/>
                <w:color w:val="A31515"/>
                <w:sz w:val="18"/>
                <w:szCs w:val="18"/>
              </w:rPr>
              <w:t>‘NIBP_MEAN’</w:t>
            </w:r>
            <w:r w:rsidRPr="00DF25CA">
              <w:rPr>
                <w:rFonts w:ascii="Menlo" w:hAnsi="Menlo" w:cs="Menlo"/>
                <w:color w:val="000000"/>
                <w:sz w:val="18"/>
                <w:szCs w:val="18"/>
              </w:rPr>
              <w:t>,</w:t>
            </w:r>
            <w:r w:rsidRPr="00DF25CA">
              <w:rPr>
                <w:rFonts w:ascii="Menlo" w:hAnsi="Menlo" w:cs="Menlo"/>
                <w:color w:val="A31515"/>
                <w:sz w:val="18"/>
                <w:szCs w:val="18"/>
              </w:rPr>
              <w:t>’PROPO_CE’</w:t>
            </w:r>
            <w:r w:rsidRPr="00DF25CA">
              <w:rPr>
                <w:rFonts w:ascii="Menlo" w:hAnsi="Menlo" w:cs="Menlo"/>
                <w:color w:val="000000"/>
                <w:sz w:val="18"/>
                <w:szCs w:val="18"/>
              </w:rPr>
              <w:t xml:space="preserve">, </w:t>
            </w:r>
            <w:r w:rsidRPr="00DF25CA">
              <w:rPr>
                <w:rFonts w:ascii="Menlo" w:hAnsi="Menlo" w:cs="Menlo"/>
                <w:color w:val="A31515"/>
                <w:sz w:val="18"/>
                <w:szCs w:val="18"/>
              </w:rPr>
              <w:t>‘REMI_CE’</w:t>
            </w:r>
            <w:r w:rsidRPr="00DF25CA">
              <w:rPr>
                <w:rFonts w:ascii="Menlo" w:hAnsi="Menlo" w:cs="Menlo"/>
                <w:color w:val="000000"/>
                <w:sz w:val="18"/>
                <w:szCs w:val="18"/>
              </w:rPr>
              <w:t xml:space="preserve">, </w:t>
            </w:r>
            <w:r w:rsidRPr="00DF25CA">
              <w:rPr>
                <w:rFonts w:ascii="Menlo" w:hAnsi="Menlo" w:cs="Menlo"/>
                <w:color w:val="A31515"/>
                <w:sz w:val="18"/>
                <w:szCs w:val="18"/>
              </w:rPr>
              <w:t>‘LoC’</w:t>
            </w:r>
            <w:r w:rsidRPr="00DF25CA">
              <w:rPr>
                <w:rFonts w:ascii="Menlo" w:hAnsi="Menlo" w:cs="Menlo"/>
                <w:color w:val="000000"/>
                <w:sz w:val="18"/>
                <w:szCs w:val="18"/>
              </w:rPr>
              <w:t>]]</w:t>
            </w:r>
          </w:p>
          <w:p w14:paraId="14774191" w14:textId="77777777" w:rsidR="00267805" w:rsidRPr="00DF25CA" w:rsidRDefault="00267805" w:rsidP="002B7376">
            <w:pPr>
              <w:shd w:val="clear" w:color="auto" w:fill="FFFFFF"/>
              <w:spacing w:line="270" w:lineRule="atLeast"/>
              <w:rPr>
                <w:rFonts w:ascii="Menlo" w:hAnsi="Menlo" w:cs="Menlo"/>
                <w:color w:val="000000"/>
                <w:sz w:val="18"/>
                <w:szCs w:val="18"/>
              </w:rPr>
            </w:pPr>
          </w:p>
          <w:p w14:paraId="3E1B1E69"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8000"/>
                <w:sz w:val="18"/>
                <w:szCs w:val="18"/>
              </w:rPr>
              <w:t>#NaN handling</w:t>
            </w:r>
          </w:p>
          <w:p w14:paraId="316A679B"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a</w:t>
            </w:r>
            <w:r w:rsidRPr="00DF25CA">
              <w:rPr>
                <w:rFonts w:ascii="Menlo" w:hAnsi="Menlo" w:cs="Menlo"/>
                <w:color w:val="000000"/>
                <w:sz w:val="18"/>
                <w:szCs w:val="18"/>
              </w:rPr>
              <w:t>.loc[:,</w:t>
            </w:r>
            <w:r w:rsidRPr="00DF25CA">
              <w:rPr>
                <w:rFonts w:ascii="Menlo" w:hAnsi="Menlo" w:cs="Menlo"/>
                <w:color w:val="A31515"/>
                <w:sz w:val="18"/>
                <w:szCs w:val="18"/>
              </w:rPr>
              <w:t>’REMI_CE’</w:t>
            </w:r>
            <w:r w:rsidRPr="00DF25CA">
              <w:rPr>
                <w:rFonts w:ascii="Menlo" w:hAnsi="Menlo" w:cs="Menlo"/>
                <w:color w:val="000000"/>
                <w:sz w:val="18"/>
                <w:szCs w:val="18"/>
              </w:rPr>
              <w:t xml:space="preserve">] = </w:t>
            </w:r>
            <w:r w:rsidRPr="00DF25CA">
              <w:rPr>
                <w:rFonts w:ascii="Menlo" w:hAnsi="Menlo" w:cs="Menlo"/>
                <w:color w:val="001080"/>
                <w:sz w:val="18"/>
                <w:szCs w:val="18"/>
              </w:rPr>
              <w:t>a</w:t>
            </w:r>
            <w:r w:rsidRPr="00DF25CA">
              <w:rPr>
                <w:rFonts w:ascii="Menlo" w:hAnsi="Menlo" w:cs="Menlo"/>
                <w:color w:val="000000"/>
                <w:sz w:val="18"/>
                <w:szCs w:val="18"/>
              </w:rPr>
              <w:t>.loc[:,</w:t>
            </w:r>
            <w:r w:rsidRPr="00DF25CA">
              <w:rPr>
                <w:rFonts w:ascii="Menlo" w:hAnsi="Menlo" w:cs="Menlo"/>
                <w:color w:val="A31515"/>
                <w:sz w:val="18"/>
                <w:szCs w:val="18"/>
              </w:rPr>
              <w:t>’REMI_CE’</w:t>
            </w:r>
            <w:r w:rsidRPr="00DF25CA">
              <w:rPr>
                <w:rFonts w:ascii="Menlo" w:hAnsi="Menlo" w:cs="Menlo"/>
                <w:color w:val="000000"/>
                <w:sz w:val="18"/>
                <w:szCs w:val="18"/>
              </w:rPr>
              <w:t>].fillna(</w:t>
            </w:r>
            <w:r w:rsidRPr="00DF25CA">
              <w:rPr>
                <w:rFonts w:ascii="Menlo" w:hAnsi="Menlo" w:cs="Menlo"/>
                <w:color w:val="098658"/>
                <w:sz w:val="18"/>
                <w:szCs w:val="18"/>
              </w:rPr>
              <w:t>0</w:t>
            </w:r>
            <w:r w:rsidRPr="00DF25CA">
              <w:rPr>
                <w:rFonts w:ascii="Menlo" w:hAnsi="Menlo" w:cs="Menlo"/>
                <w:color w:val="000000"/>
                <w:sz w:val="18"/>
                <w:szCs w:val="18"/>
              </w:rPr>
              <w:t>)</w:t>
            </w:r>
          </w:p>
          <w:p w14:paraId="5A156765"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a</w:t>
            </w:r>
            <w:r w:rsidRPr="00DF25CA">
              <w:rPr>
                <w:rFonts w:ascii="Menlo" w:hAnsi="Menlo" w:cs="Menlo"/>
                <w:color w:val="000000"/>
                <w:sz w:val="18"/>
                <w:szCs w:val="18"/>
              </w:rPr>
              <w:t xml:space="preserve"> = </w:t>
            </w:r>
            <w:r w:rsidRPr="00DF25CA">
              <w:rPr>
                <w:rFonts w:ascii="Menlo" w:hAnsi="Menlo" w:cs="Menlo"/>
                <w:color w:val="001080"/>
                <w:sz w:val="18"/>
                <w:szCs w:val="18"/>
              </w:rPr>
              <w:t>a</w:t>
            </w:r>
            <w:r w:rsidRPr="00DF25CA">
              <w:rPr>
                <w:rFonts w:ascii="Menlo" w:hAnsi="Menlo" w:cs="Menlo"/>
                <w:color w:val="000000"/>
                <w:sz w:val="18"/>
                <w:szCs w:val="18"/>
              </w:rPr>
              <w:t>.dropna()</w:t>
            </w:r>
          </w:p>
          <w:p w14:paraId="022C6F7A" w14:textId="77777777" w:rsidR="00267805" w:rsidRPr="00DF25CA" w:rsidRDefault="00267805" w:rsidP="002B7376">
            <w:pPr>
              <w:shd w:val="clear" w:color="auto" w:fill="FFFFFF"/>
              <w:spacing w:line="270" w:lineRule="atLeast"/>
              <w:rPr>
                <w:rFonts w:ascii="Menlo" w:hAnsi="Menlo" w:cs="Menlo"/>
                <w:color w:val="000000"/>
                <w:sz w:val="18"/>
                <w:szCs w:val="18"/>
              </w:rPr>
            </w:pPr>
          </w:p>
          <w:p w14:paraId="7DBD505E"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8000"/>
                <w:sz w:val="18"/>
                <w:szCs w:val="18"/>
              </w:rPr>
              <w:t>#Defining the values to be returned</w:t>
            </w:r>
          </w:p>
          <w:p w14:paraId="62C11711"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LoC</w:t>
            </w:r>
            <w:r w:rsidRPr="00DF25CA">
              <w:rPr>
                <w:rFonts w:ascii="Menlo" w:hAnsi="Menlo" w:cs="Menlo"/>
                <w:color w:val="000000"/>
                <w:sz w:val="18"/>
                <w:szCs w:val="18"/>
              </w:rPr>
              <w:t xml:space="preserve"> = </w:t>
            </w:r>
            <w:r w:rsidRPr="00DF25CA">
              <w:rPr>
                <w:rFonts w:ascii="Menlo" w:hAnsi="Menlo" w:cs="Menlo"/>
                <w:color w:val="001080"/>
                <w:sz w:val="18"/>
                <w:szCs w:val="18"/>
              </w:rPr>
              <w:t>a</w:t>
            </w:r>
            <w:r w:rsidRPr="00DF25CA">
              <w:rPr>
                <w:rFonts w:ascii="Menlo" w:hAnsi="Menlo" w:cs="Menlo"/>
                <w:color w:val="000000"/>
                <w:sz w:val="18"/>
                <w:szCs w:val="18"/>
              </w:rPr>
              <w:t>[</w:t>
            </w:r>
            <w:r w:rsidRPr="00DF25CA">
              <w:rPr>
                <w:rFonts w:ascii="Menlo" w:hAnsi="Menlo" w:cs="Menlo"/>
                <w:color w:val="A31515"/>
                <w:sz w:val="18"/>
                <w:szCs w:val="18"/>
              </w:rPr>
              <w:t>‘LoC’</w:t>
            </w:r>
            <w:r w:rsidRPr="00DF25CA">
              <w:rPr>
                <w:rFonts w:ascii="Menlo" w:hAnsi="Menlo" w:cs="Menlo"/>
                <w:color w:val="000000"/>
                <w:sz w:val="18"/>
                <w:szCs w:val="18"/>
              </w:rPr>
              <w:t>]</w:t>
            </w:r>
          </w:p>
          <w:p w14:paraId="249ECDC1"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a</w:t>
            </w:r>
            <w:r w:rsidRPr="00DF25CA">
              <w:rPr>
                <w:rFonts w:ascii="Menlo" w:hAnsi="Menlo" w:cs="Menlo"/>
                <w:color w:val="000000"/>
                <w:sz w:val="18"/>
                <w:szCs w:val="18"/>
              </w:rPr>
              <w:t xml:space="preserve"> = </w:t>
            </w:r>
            <w:r w:rsidRPr="00DF25CA">
              <w:rPr>
                <w:rFonts w:ascii="Menlo" w:hAnsi="Menlo" w:cs="Menlo"/>
                <w:color w:val="001080"/>
                <w:sz w:val="18"/>
                <w:szCs w:val="18"/>
              </w:rPr>
              <w:t>a</w:t>
            </w:r>
            <w:r w:rsidRPr="00DF25CA">
              <w:rPr>
                <w:rFonts w:ascii="Menlo" w:hAnsi="Menlo" w:cs="Menlo"/>
                <w:color w:val="000000"/>
                <w:sz w:val="18"/>
                <w:szCs w:val="18"/>
              </w:rPr>
              <w:t>.loc[:,</w:t>
            </w:r>
            <w:r w:rsidRPr="00DF25CA">
              <w:rPr>
                <w:rFonts w:ascii="Menlo" w:hAnsi="Menlo" w:cs="Menlo"/>
                <w:color w:val="001080"/>
                <w:sz w:val="18"/>
                <w:szCs w:val="18"/>
              </w:rPr>
              <w:t>selected_features</w:t>
            </w:r>
            <w:r w:rsidRPr="00DF25CA">
              <w:rPr>
                <w:rFonts w:ascii="Menlo" w:hAnsi="Menlo" w:cs="Menlo"/>
                <w:color w:val="000000"/>
                <w:sz w:val="18"/>
                <w:szCs w:val="18"/>
              </w:rPr>
              <w:t>]</w:t>
            </w:r>
          </w:p>
          <w:p w14:paraId="7B483223" w14:textId="77777777" w:rsidR="00267805" w:rsidRPr="00DF25CA" w:rsidRDefault="00267805" w:rsidP="002B7376">
            <w:pPr>
              <w:shd w:val="clear" w:color="auto" w:fill="FFFFFF"/>
              <w:spacing w:line="270" w:lineRule="atLeast"/>
              <w:rPr>
                <w:rFonts w:ascii="Menlo" w:hAnsi="Menlo" w:cs="Menlo"/>
                <w:color w:val="000000"/>
                <w:sz w:val="18"/>
                <w:szCs w:val="18"/>
              </w:rPr>
            </w:pPr>
          </w:p>
          <w:p w14:paraId="1BB85E6E"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8000"/>
                <w:sz w:val="18"/>
                <w:szCs w:val="18"/>
              </w:rPr>
              <w:t>#If the condition is not met, return empty dfs</w:t>
            </w:r>
          </w:p>
          <w:p w14:paraId="0B0B633A"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lastRenderedPageBreak/>
              <w:t xml:space="preserve">    </w:t>
            </w:r>
            <w:r w:rsidRPr="00DF25CA">
              <w:rPr>
                <w:rFonts w:ascii="Menlo" w:hAnsi="Menlo" w:cs="Menlo"/>
                <w:color w:val="AF00DB"/>
                <w:sz w:val="18"/>
                <w:szCs w:val="18"/>
              </w:rPr>
              <w:t>else</w:t>
            </w:r>
            <w:r w:rsidRPr="00DF25CA">
              <w:rPr>
                <w:rFonts w:ascii="Menlo" w:hAnsi="Menlo" w:cs="Menlo"/>
                <w:color w:val="000000"/>
                <w:sz w:val="18"/>
                <w:szCs w:val="18"/>
              </w:rPr>
              <w:t xml:space="preserve">: </w:t>
            </w:r>
          </w:p>
          <w:p w14:paraId="4EEA6390" w14:textId="77777777" w:rsidR="00267805" w:rsidRPr="00DF25CA" w:rsidRDefault="00267805" w:rsidP="002B7376">
            <w:pPr>
              <w:shd w:val="clear" w:color="auto" w:fill="FFFFFF"/>
              <w:spacing w:line="270" w:lineRule="atLeast"/>
              <w:rPr>
                <w:rFonts w:ascii="Menlo" w:hAnsi="Menlo" w:cs="Menlo"/>
                <w:color w:val="000000"/>
                <w:sz w:val="18"/>
                <w:szCs w:val="18"/>
              </w:rPr>
            </w:pPr>
          </w:p>
          <w:p w14:paraId="10FA6DB2"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a</w:t>
            </w:r>
            <w:r w:rsidRPr="00DF25CA">
              <w:rPr>
                <w:rFonts w:ascii="Menlo" w:hAnsi="Menlo" w:cs="Menlo"/>
                <w:color w:val="000000"/>
                <w:sz w:val="18"/>
                <w:szCs w:val="18"/>
              </w:rPr>
              <w:t xml:space="preserve"> = </w:t>
            </w:r>
            <w:r w:rsidRPr="00DF25CA">
              <w:rPr>
                <w:rFonts w:ascii="Menlo" w:hAnsi="Menlo" w:cs="Menlo"/>
                <w:color w:val="267F99"/>
                <w:sz w:val="18"/>
                <w:szCs w:val="18"/>
              </w:rPr>
              <w:t>pd</w:t>
            </w:r>
            <w:r w:rsidRPr="00DF25CA">
              <w:rPr>
                <w:rFonts w:ascii="Menlo" w:hAnsi="Menlo" w:cs="Menlo"/>
                <w:color w:val="000000"/>
                <w:sz w:val="18"/>
                <w:szCs w:val="18"/>
              </w:rPr>
              <w:t>.</w:t>
            </w:r>
            <w:r w:rsidRPr="00DF25CA">
              <w:rPr>
                <w:rFonts w:ascii="Menlo" w:hAnsi="Menlo" w:cs="Menlo"/>
                <w:color w:val="267F99"/>
                <w:sz w:val="18"/>
                <w:szCs w:val="18"/>
              </w:rPr>
              <w:t>DataFrame</w:t>
            </w:r>
            <w:r w:rsidRPr="00DF25CA">
              <w:rPr>
                <w:rFonts w:ascii="Menlo" w:hAnsi="Menlo" w:cs="Menlo"/>
                <w:color w:val="000000"/>
                <w:sz w:val="18"/>
                <w:szCs w:val="18"/>
              </w:rPr>
              <w:t>(</w:t>
            </w:r>
            <w:r w:rsidRPr="00DF25CA">
              <w:rPr>
                <w:rFonts w:ascii="Menlo" w:hAnsi="Menlo" w:cs="Menlo"/>
                <w:color w:val="001080"/>
                <w:sz w:val="18"/>
                <w:szCs w:val="18"/>
              </w:rPr>
              <w:t>columns</w:t>
            </w:r>
            <w:r w:rsidRPr="00DF25CA">
              <w:rPr>
                <w:rFonts w:ascii="Menlo" w:hAnsi="Menlo" w:cs="Menlo"/>
                <w:color w:val="000000"/>
                <w:sz w:val="18"/>
                <w:szCs w:val="18"/>
              </w:rPr>
              <w:t xml:space="preserve">= </w:t>
            </w:r>
            <w:r w:rsidRPr="00DF25CA">
              <w:rPr>
                <w:rFonts w:ascii="Menlo" w:hAnsi="Menlo" w:cs="Menlo"/>
                <w:color w:val="001080"/>
                <w:sz w:val="18"/>
                <w:szCs w:val="18"/>
              </w:rPr>
              <w:t>selected_features</w:t>
            </w:r>
            <w:r w:rsidRPr="00DF25CA">
              <w:rPr>
                <w:rFonts w:ascii="Menlo" w:hAnsi="Menlo" w:cs="Menlo"/>
                <w:color w:val="000000"/>
                <w:sz w:val="18"/>
                <w:szCs w:val="18"/>
              </w:rPr>
              <w:t>)</w:t>
            </w:r>
          </w:p>
          <w:p w14:paraId="724F0C18"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LoC</w:t>
            </w:r>
            <w:r w:rsidRPr="00DF25CA">
              <w:rPr>
                <w:rFonts w:ascii="Menlo" w:hAnsi="Menlo" w:cs="Menlo"/>
                <w:color w:val="000000"/>
                <w:sz w:val="18"/>
                <w:szCs w:val="18"/>
              </w:rPr>
              <w:t xml:space="preserve"> = </w:t>
            </w:r>
            <w:r w:rsidRPr="00DF25CA">
              <w:rPr>
                <w:rFonts w:ascii="Menlo" w:hAnsi="Menlo" w:cs="Menlo"/>
                <w:color w:val="267F99"/>
                <w:sz w:val="18"/>
                <w:szCs w:val="18"/>
              </w:rPr>
              <w:t>pd</w:t>
            </w:r>
            <w:r w:rsidRPr="00DF25CA">
              <w:rPr>
                <w:rFonts w:ascii="Menlo" w:hAnsi="Menlo" w:cs="Menlo"/>
                <w:color w:val="000000"/>
                <w:sz w:val="18"/>
                <w:szCs w:val="18"/>
              </w:rPr>
              <w:t>.</w:t>
            </w:r>
            <w:r w:rsidRPr="00DF25CA">
              <w:rPr>
                <w:rFonts w:ascii="Menlo" w:hAnsi="Menlo" w:cs="Menlo"/>
                <w:color w:val="267F99"/>
                <w:sz w:val="18"/>
                <w:szCs w:val="18"/>
              </w:rPr>
              <w:t>DataFrame</w:t>
            </w:r>
            <w:r w:rsidRPr="00DF25CA">
              <w:rPr>
                <w:rFonts w:ascii="Menlo" w:hAnsi="Menlo" w:cs="Menlo"/>
                <w:color w:val="000000"/>
                <w:sz w:val="18"/>
                <w:szCs w:val="18"/>
              </w:rPr>
              <w:t>()</w:t>
            </w:r>
          </w:p>
          <w:p w14:paraId="5D8FEB07"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p>
          <w:p w14:paraId="7538648D"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p>
          <w:p w14:paraId="0F765C7A" w14:textId="77777777" w:rsidR="00267805" w:rsidRPr="00DF25CA" w:rsidRDefault="00267805" w:rsidP="002B7376">
            <w:pPr>
              <w:shd w:val="clear" w:color="auto" w:fill="FFFFFF"/>
              <w:spacing w:line="270" w:lineRule="atLeast"/>
              <w:rPr>
                <w:rFonts w:ascii="Menlo" w:hAnsi="Menlo" w:cs="Menlo"/>
                <w:color w:val="000000"/>
                <w:sz w:val="18"/>
                <w:szCs w:val="18"/>
              </w:rPr>
            </w:pPr>
          </w:p>
          <w:p w14:paraId="4AC6737C"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AF00DB"/>
                <w:sz w:val="18"/>
                <w:szCs w:val="18"/>
              </w:rPr>
              <w:t>return</w:t>
            </w:r>
            <w:r w:rsidRPr="00DF25CA">
              <w:rPr>
                <w:rFonts w:ascii="Menlo" w:hAnsi="Menlo" w:cs="Menlo"/>
                <w:color w:val="000000"/>
                <w:sz w:val="18"/>
                <w:szCs w:val="18"/>
              </w:rPr>
              <w:t xml:space="preserve"> [</w:t>
            </w:r>
            <w:r w:rsidRPr="00DF25CA">
              <w:rPr>
                <w:rFonts w:ascii="Menlo" w:hAnsi="Menlo" w:cs="Menlo"/>
                <w:color w:val="001080"/>
                <w:sz w:val="18"/>
                <w:szCs w:val="18"/>
              </w:rPr>
              <w:t>a</w:t>
            </w:r>
            <w:r w:rsidRPr="00DF25CA">
              <w:rPr>
                <w:rFonts w:ascii="Menlo" w:hAnsi="Menlo" w:cs="Menlo"/>
                <w:color w:val="000000"/>
                <w:sz w:val="18"/>
                <w:szCs w:val="18"/>
              </w:rPr>
              <w:t xml:space="preserve">, </w:t>
            </w:r>
            <w:r w:rsidRPr="00DF25CA">
              <w:rPr>
                <w:rFonts w:ascii="Menlo" w:hAnsi="Menlo" w:cs="Menlo"/>
                <w:color w:val="001080"/>
                <w:sz w:val="18"/>
                <w:szCs w:val="18"/>
              </w:rPr>
              <w:t>LoC</w:t>
            </w:r>
            <w:r w:rsidRPr="00DF25CA">
              <w:rPr>
                <w:rFonts w:ascii="Menlo" w:hAnsi="Menlo" w:cs="Menlo"/>
                <w:color w:val="000000"/>
                <w:sz w:val="18"/>
                <w:szCs w:val="18"/>
              </w:rPr>
              <w:t>]</w:t>
            </w:r>
          </w:p>
          <w:p w14:paraId="3A493A9B" w14:textId="77777777" w:rsidR="00267805" w:rsidRPr="00DF25CA" w:rsidRDefault="00267805" w:rsidP="002B7376">
            <w:pPr>
              <w:shd w:val="clear" w:color="auto" w:fill="FFFFFF"/>
              <w:spacing w:line="270" w:lineRule="atLeast"/>
              <w:rPr>
                <w:rFonts w:ascii="Menlo" w:hAnsi="Menlo" w:cs="Menlo"/>
                <w:color w:val="000000"/>
                <w:sz w:val="18"/>
                <w:szCs w:val="18"/>
              </w:rPr>
            </w:pPr>
          </w:p>
          <w:p w14:paraId="265A2EFE"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8000"/>
                <w:sz w:val="18"/>
                <w:szCs w:val="18"/>
              </w:rPr>
              <w:t>#Variable initialization</w:t>
            </w:r>
          </w:p>
          <w:p w14:paraId="6CC98237"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general_dataframe</w:t>
            </w:r>
            <w:r w:rsidRPr="00DF25CA">
              <w:rPr>
                <w:rFonts w:ascii="Menlo" w:hAnsi="Menlo" w:cs="Menlo"/>
                <w:color w:val="000000"/>
                <w:sz w:val="18"/>
                <w:szCs w:val="18"/>
              </w:rPr>
              <w:t xml:space="preserve"> = </w:t>
            </w:r>
            <w:r w:rsidRPr="00DF25CA">
              <w:rPr>
                <w:rFonts w:ascii="Menlo" w:hAnsi="Menlo" w:cs="Menlo"/>
                <w:color w:val="267F99"/>
                <w:sz w:val="18"/>
                <w:szCs w:val="18"/>
              </w:rPr>
              <w:t>pd</w:t>
            </w:r>
            <w:r w:rsidRPr="00DF25CA">
              <w:rPr>
                <w:rFonts w:ascii="Menlo" w:hAnsi="Menlo" w:cs="Menlo"/>
                <w:color w:val="000000"/>
                <w:sz w:val="18"/>
                <w:szCs w:val="18"/>
              </w:rPr>
              <w:t>.</w:t>
            </w:r>
            <w:r w:rsidRPr="00DF25CA">
              <w:rPr>
                <w:rFonts w:ascii="Menlo" w:hAnsi="Menlo" w:cs="Menlo"/>
                <w:color w:val="267F99"/>
                <w:sz w:val="18"/>
                <w:szCs w:val="18"/>
              </w:rPr>
              <w:t>DataFrame</w:t>
            </w:r>
            <w:r w:rsidRPr="00DF25CA">
              <w:rPr>
                <w:rFonts w:ascii="Menlo" w:hAnsi="Menlo" w:cs="Menlo"/>
                <w:color w:val="000000"/>
                <w:sz w:val="18"/>
                <w:szCs w:val="18"/>
              </w:rPr>
              <w:t>()</w:t>
            </w:r>
          </w:p>
          <w:p w14:paraId="09955DD0"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X_train</w:t>
            </w:r>
            <w:r w:rsidRPr="00DF25CA">
              <w:rPr>
                <w:rFonts w:ascii="Menlo" w:hAnsi="Menlo" w:cs="Menlo"/>
                <w:color w:val="000000"/>
                <w:sz w:val="18"/>
                <w:szCs w:val="18"/>
              </w:rPr>
              <w:t xml:space="preserve"> =[]</w:t>
            </w:r>
          </w:p>
          <w:p w14:paraId="423CA258"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X_test</w:t>
            </w:r>
            <w:r w:rsidRPr="00DF25CA">
              <w:rPr>
                <w:rFonts w:ascii="Menlo" w:hAnsi="Menlo" w:cs="Menlo"/>
                <w:color w:val="000000"/>
                <w:sz w:val="18"/>
                <w:szCs w:val="18"/>
              </w:rPr>
              <w:t xml:space="preserve"> = []</w:t>
            </w:r>
          </w:p>
          <w:p w14:paraId="2B2CE323"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y_train</w:t>
            </w:r>
            <w:r w:rsidRPr="00DF25CA">
              <w:rPr>
                <w:rFonts w:ascii="Menlo" w:hAnsi="Menlo" w:cs="Menlo"/>
                <w:color w:val="000000"/>
                <w:sz w:val="18"/>
                <w:szCs w:val="18"/>
              </w:rPr>
              <w:t xml:space="preserve"> = []</w:t>
            </w:r>
          </w:p>
          <w:p w14:paraId="74126F08"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y_test</w:t>
            </w:r>
            <w:r w:rsidRPr="00DF25CA">
              <w:rPr>
                <w:rFonts w:ascii="Menlo" w:hAnsi="Menlo" w:cs="Menlo"/>
                <w:color w:val="000000"/>
                <w:sz w:val="18"/>
                <w:szCs w:val="18"/>
              </w:rPr>
              <w:t xml:space="preserve"> = []</w:t>
            </w:r>
          </w:p>
          <w:p w14:paraId="023A8464"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available_event</w:t>
            </w:r>
            <w:r w:rsidRPr="00DF25CA">
              <w:rPr>
                <w:rFonts w:ascii="Menlo" w:hAnsi="Menlo" w:cs="Menlo"/>
                <w:color w:val="000000"/>
                <w:sz w:val="18"/>
                <w:szCs w:val="18"/>
              </w:rPr>
              <w:t xml:space="preserve"> = </w:t>
            </w:r>
            <w:r w:rsidRPr="00DF25CA">
              <w:rPr>
                <w:rFonts w:ascii="Menlo" w:hAnsi="Menlo" w:cs="Menlo"/>
                <w:color w:val="098658"/>
                <w:sz w:val="18"/>
                <w:szCs w:val="18"/>
              </w:rPr>
              <w:t>0</w:t>
            </w:r>
          </w:p>
          <w:p w14:paraId="19F594D2"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no_event</w:t>
            </w:r>
            <w:r w:rsidRPr="00DF25CA">
              <w:rPr>
                <w:rFonts w:ascii="Menlo" w:hAnsi="Menlo" w:cs="Menlo"/>
                <w:color w:val="000000"/>
                <w:sz w:val="18"/>
                <w:szCs w:val="18"/>
              </w:rPr>
              <w:t xml:space="preserve"> = </w:t>
            </w:r>
            <w:r w:rsidRPr="00DF25CA">
              <w:rPr>
                <w:rFonts w:ascii="Menlo" w:hAnsi="Menlo" w:cs="Menlo"/>
                <w:color w:val="098658"/>
                <w:sz w:val="18"/>
                <w:szCs w:val="18"/>
              </w:rPr>
              <w:t>0</w:t>
            </w:r>
          </w:p>
          <w:p w14:paraId="7D5B015F"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e</w:t>
            </w:r>
            <w:r w:rsidRPr="00DF25CA">
              <w:rPr>
                <w:rFonts w:ascii="Menlo" w:hAnsi="Menlo" w:cs="Menlo"/>
                <w:color w:val="000000"/>
                <w:sz w:val="18"/>
                <w:szCs w:val="18"/>
              </w:rPr>
              <w:t xml:space="preserve"> = </w:t>
            </w:r>
            <w:r w:rsidRPr="00DF25CA">
              <w:rPr>
                <w:rFonts w:ascii="Menlo" w:hAnsi="Menlo" w:cs="Menlo"/>
                <w:color w:val="098658"/>
                <w:sz w:val="18"/>
                <w:szCs w:val="18"/>
              </w:rPr>
              <w:t>0</w:t>
            </w:r>
          </w:p>
          <w:p w14:paraId="27509C7D"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available_index</w:t>
            </w:r>
            <w:r w:rsidRPr="00DF25CA">
              <w:rPr>
                <w:rFonts w:ascii="Menlo" w:hAnsi="Menlo" w:cs="Menlo"/>
                <w:color w:val="000000"/>
                <w:sz w:val="18"/>
                <w:szCs w:val="18"/>
              </w:rPr>
              <w:t xml:space="preserve"> = </w:t>
            </w:r>
            <w:r w:rsidRPr="00DF25CA">
              <w:rPr>
                <w:rFonts w:ascii="Menlo" w:hAnsi="Menlo" w:cs="Menlo"/>
                <w:color w:val="098658"/>
                <w:sz w:val="18"/>
                <w:szCs w:val="18"/>
              </w:rPr>
              <w:t>0</w:t>
            </w:r>
          </w:p>
          <w:p w14:paraId="5A902E5E"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available_patient</w:t>
            </w:r>
            <w:r w:rsidRPr="00DF25CA">
              <w:rPr>
                <w:rFonts w:ascii="Menlo" w:hAnsi="Menlo" w:cs="Menlo"/>
                <w:color w:val="000000"/>
                <w:sz w:val="18"/>
                <w:szCs w:val="18"/>
              </w:rPr>
              <w:t xml:space="preserve"> = </w:t>
            </w:r>
            <w:r w:rsidRPr="00DF25CA">
              <w:rPr>
                <w:rFonts w:ascii="Menlo" w:hAnsi="Menlo" w:cs="Menlo"/>
                <w:color w:val="098658"/>
                <w:sz w:val="18"/>
                <w:szCs w:val="18"/>
              </w:rPr>
              <w:t>0</w:t>
            </w:r>
          </w:p>
          <w:p w14:paraId="684FA683" w14:textId="77777777" w:rsidR="00267805" w:rsidRPr="00DF25CA" w:rsidRDefault="00267805" w:rsidP="002B7376">
            <w:pPr>
              <w:shd w:val="clear" w:color="auto" w:fill="FFFFFF"/>
              <w:spacing w:after="240" w:line="270" w:lineRule="atLeast"/>
              <w:rPr>
                <w:rFonts w:ascii="Menlo" w:hAnsi="Menlo" w:cs="Menlo"/>
                <w:color w:val="000000"/>
                <w:sz w:val="18"/>
                <w:szCs w:val="18"/>
              </w:rPr>
            </w:pPr>
          </w:p>
          <w:p w14:paraId="52B3CBAD"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8000"/>
                <w:sz w:val="18"/>
                <w:szCs w:val="18"/>
              </w:rPr>
              <w:t>#Extracting patients df and iterating over it</w:t>
            </w:r>
          </w:p>
          <w:p w14:paraId="56998EC0"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AF00DB"/>
                <w:sz w:val="18"/>
                <w:szCs w:val="18"/>
              </w:rPr>
              <w:t>for</w:t>
            </w:r>
            <w:r w:rsidRPr="00DF25CA">
              <w:rPr>
                <w:rFonts w:ascii="Menlo" w:hAnsi="Menlo" w:cs="Menlo"/>
                <w:color w:val="000000"/>
                <w:sz w:val="18"/>
                <w:szCs w:val="18"/>
              </w:rPr>
              <w:t xml:space="preserve"> </w:t>
            </w:r>
            <w:r w:rsidRPr="00DF25CA">
              <w:rPr>
                <w:rFonts w:ascii="Menlo" w:hAnsi="Menlo" w:cs="Menlo"/>
                <w:color w:val="001080"/>
                <w:sz w:val="18"/>
                <w:szCs w:val="18"/>
              </w:rPr>
              <w:t>patient_ID</w:t>
            </w:r>
            <w:r w:rsidRPr="00DF25CA">
              <w:rPr>
                <w:rFonts w:ascii="Menlo" w:hAnsi="Menlo" w:cs="Menlo"/>
                <w:color w:val="000000"/>
                <w:sz w:val="18"/>
                <w:szCs w:val="18"/>
              </w:rPr>
              <w:t xml:space="preserve">, </w:t>
            </w:r>
            <w:r w:rsidRPr="00DF25CA">
              <w:rPr>
                <w:rFonts w:ascii="Menlo" w:hAnsi="Menlo" w:cs="Menlo"/>
                <w:color w:val="001080"/>
                <w:sz w:val="18"/>
                <w:szCs w:val="18"/>
              </w:rPr>
              <w:t>event_state</w:t>
            </w:r>
            <w:r w:rsidRPr="00DF25CA">
              <w:rPr>
                <w:rFonts w:ascii="Menlo" w:hAnsi="Menlo" w:cs="Menlo"/>
                <w:color w:val="000000"/>
                <w:sz w:val="18"/>
                <w:szCs w:val="18"/>
              </w:rPr>
              <w:t xml:space="preserve"> </w:t>
            </w:r>
            <w:r w:rsidRPr="00DF25CA">
              <w:rPr>
                <w:rFonts w:ascii="Menlo" w:hAnsi="Menlo" w:cs="Menlo"/>
                <w:color w:val="AF00DB"/>
                <w:sz w:val="18"/>
                <w:szCs w:val="18"/>
              </w:rPr>
              <w:t>in</w:t>
            </w:r>
            <w:r w:rsidRPr="00DF25CA">
              <w:rPr>
                <w:rFonts w:ascii="Menlo" w:hAnsi="Menlo" w:cs="Menlo"/>
                <w:color w:val="000000"/>
                <w:sz w:val="18"/>
                <w:szCs w:val="18"/>
              </w:rPr>
              <w:t xml:space="preserve"> </w:t>
            </w:r>
            <w:r w:rsidRPr="00DF25CA">
              <w:rPr>
                <w:rFonts w:ascii="Menlo" w:hAnsi="Menlo" w:cs="Menlo"/>
                <w:color w:val="267F99"/>
                <w:sz w:val="18"/>
                <w:szCs w:val="18"/>
              </w:rPr>
              <w:t>zip</w:t>
            </w:r>
            <w:r w:rsidRPr="00DF25CA">
              <w:rPr>
                <w:rFonts w:ascii="Menlo" w:hAnsi="Menlo" w:cs="Menlo"/>
                <w:color w:val="000000"/>
                <w:sz w:val="18"/>
                <w:szCs w:val="18"/>
              </w:rPr>
              <w:t>(</w:t>
            </w:r>
            <w:r w:rsidRPr="00DF25CA">
              <w:rPr>
                <w:rFonts w:ascii="Menlo" w:hAnsi="Menlo" w:cs="Menlo"/>
                <w:color w:val="795E26"/>
                <w:sz w:val="18"/>
                <w:szCs w:val="18"/>
              </w:rPr>
              <w:t>source</w:t>
            </w:r>
            <w:r w:rsidRPr="00DF25CA">
              <w:rPr>
                <w:rFonts w:ascii="Menlo" w:hAnsi="Menlo" w:cs="Menlo"/>
                <w:color w:val="000000"/>
                <w:sz w:val="18"/>
                <w:szCs w:val="18"/>
              </w:rPr>
              <w:t>[</w:t>
            </w:r>
            <w:r w:rsidRPr="00DF25CA">
              <w:rPr>
                <w:rFonts w:ascii="Menlo" w:hAnsi="Menlo" w:cs="Menlo"/>
                <w:color w:val="A31515"/>
                <w:sz w:val="18"/>
                <w:szCs w:val="18"/>
              </w:rPr>
              <w:t>‘ID’</w:t>
            </w:r>
            <w:r w:rsidRPr="00DF25CA">
              <w:rPr>
                <w:rFonts w:ascii="Menlo" w:hAnsi="Menlo" w:cs="Menlo"/>
                <w:color w:val="000000"/>
                <w:sz w:val="18"/>
                <w:szCs w:val="18"/>
              </w:rPr>
              <w:t>],</w:t>
            </w:r>
            <w:r w:rsidRPr="00DF25CA">
              <w:rPr>
                <w:rFonts w:ascii="Menlo" w:hAnsi="Menlo" w:cs="Menlo"/>
                <w:color w:val="795E26"/>
                <w:sz w:val="18"/>
                <w:szCs w:val="18"/>
              </w:rPr>
              <w:t>source</w:t>
            </w:r>
            <w:r w:rsidRPr="00DF25CA">
              <w:rPr>
                <w:rFonts w:ascii="Menlo" w:hAnsi="Menlo" w:cs="Menlo"/>
                <w:color w:val="000000"/>
                <w:sz w:val="18"/>
                <w:szCs w:val="18"/>
              </w:rPr>
              <w:t>[</w:t>
            </w:r>
            <w:r w:rsidRPr="00DF25CA">
              <w:rPr>
                <w:rFonts w:ascii="Menlo" w:hAnsi="Menlo" w:cs="Menlo"/>
                <w:color w:val="A31515"/>
                <w:sz w:val="18"/>
                <w:szCs w:val="18"/>
              </w:rPr>
              <w:t>‘EVENTS’</w:t>
            </w:r>
            <w:r w:rsidRPr="00DF25CA">
              <w:rPr>
                <w:rFonts w:ascii="Menlo" w:hAnsi="Menlo" w:cs="Menlo"/>
                <w:color w:val="000000"/>
                <w:sz w:val="18"/>
                <w:szCs w:val="18"/>
              </w:rPr>
              <w:t>]):</w:t>
            </w:r>
          </w:p>
          <w:p w14:paraId="5C0652F6"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AF00DB"/>
                <w:sz w:val="18"/>
                <w:szCs w:val="18"/>
              </w:rPr>
              <w:t>if</w:t>
            </w:r>
            <w:r w:rsidRPr="00DF25CA">
              <w:rPr>
                <w:rFonts w:ascii="Menlo" w:hAnsi="Menlo" w:cs="Menlo"/>
                <w:color w:val="000000"/>
                <w:sz w:val="18"/>
                <w:szCs w:val="18"/>
              </w:rPr>
              <w:t xml:space="preserve"> </w:t>
            </w:r>
            <w:r w:rsidRPr="00DF25CA">
              <w:rPr>
                <w:rFonts w:ascii="Menlo" w:hAnsi="Menlo" w:cs="Menlo"/>
                <w:color w:val="001080"/>
                <w:sz w:val="18"/>
                <w:szCs w:val="18"/>
              </w:rPr>
              <w:t>event_state</w:t>
            </w:r>
            <w:r w:rsidRPr="00DF25CA">
              <w:rPr>
                <w:rFonts w:ascii="Menlo" w:hAnsi="Menlo" w:cs="Menlo"/>
                <w:color w:val="000000"/>
                <w:sz w:val="18"/>
                <w:szCs w:val="18"/>
              </w:rPr>
              <w:t xml:space="preserve"> == </w:t>
            </w:r>
            <w:r w:rsidRPr="00DF25CA">
              <w:rPr>
                <w:rFonts w:ascii="Menlo" w:hAnsi="Menlo" w:cs="Menlo"/>
                <w:color w:val="A31515"/>
                <w:sz w:val="18"/>
                <w:szCs w:val="18"/>
              </w:rPr>
              <w:t>‘AVAILABLE’</w:t>
            </w:r>
            <w:r w:rsidRPr="00DF25CA">
              <w:rPr>
                <w:rFonts w:ascii="Menlo" w:hAnsi="Menlo" w:cs="Menlo"/>
                <w:color w:val="000000"/>
                <w:sz w:val="18"/>
                <w:szCs w:val="18"/>
              </w:rPr>
              <w:t>:</w:t>
            </w:r>
          </w:p>
          <w:p w14:paraId="79A980D4"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p>
          <w:p w14:paraId="76C04092"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8000"/>
                <w:sz w:val="18"/>
                <w:szCs w:val="18"/>
              </w:rPr>
              <w:t>#Counting the patients with record of EVENTS</w:t>
            </w:r>
          </w:p>
          <w:p w14:paraId="487A0F1C"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available_event</w:t>
            </w:r>
            <w:r w:rsidRPr="00DF25CA">
              <w:rPr>
                <w:rFonts w:ascii="Menlo" w:hAnsi="Menlo" w:cs="Menlo"/>
                <w:color w:val="000000"/>
                <w:sz w:val="18"/>
                <w:szCs w:val="18"/>
              </w:rPr>
              <w:t xml:space="preserve"> = </w:t>
            </w:r>
            <w:r w:rsidRPr="00DF25CA">
              <w:rPr>
                <w:rFonts w:ascii="Menlo" w:hAnsi="Menlo" w:cs="Menlo"/>
                <w:color w:val="001080"/>
                <w:sz w:val="18"/>
                <w:szCs w:val="18"/>
              </w:rPr>
              <w:t>available_event</w:t>
            </w:r>
            <w:r w:rsidRPr="00DF25CA">
              <w:rPr>
                <w:rFonts w:ascii="Menlo" w:hAnsi="Menlo" w:cs="Menlo"/>
                <w:color w:val="000000"/>
                <w:sz w:val="18"/>
                <w:szCs w:val="18"/>
              </w:rPr>
              <w:t xml:space="preserve"> +</w:t>
            </w:r>
            <w:r w:rsidRPr="00DF25CA">
              <w:rPr>
                <w:rFonts w:ascii="Menlo" w:hAnsi="Menlo" w:cs="Menlo"/>
                <w:color w:val="098658"/>
                <w:sz w:val="18"/>
                <w:szCs w:val="18"/>
              </w:rPr>
              <w:t>1</w:t>
            </w:r>
          </w:p>
          <w:p w14:paraId="0DA27892" w14:textId="77777777" w:rsidR="00267805" w:rsidRPr="00DF25CA" w:rsidRDefault="00267805" w:rsidP="002B7376">
            <w:pPr>
              <w:shd w:val="clear" w:color="auto" w:fill="FFFFFF"/>
              <w:spacing w:line="270" w:lineRule="atLeast"/>
              <w:rPr>
                <w:rFonts w:ascii="Menlo" w:hAnsi="Menlo" w:cs="Menlo"/>
                <w:color w:val="000000"/>
                <w:sz w:val="18"/>
                <w:szCs w:val="18"/>
              </w:rPr>
            </w:pPr>
          </w:p>
          <w:p w14:paraId="2CF832E3"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8000"/>
                <w:sz w:val="18"/>
                <w:szCs w:val="18"/>
              </w:rPr>
              <w:t>#Reading the current archive of the patient</w:t>
            </w:r>
          </w:p>
          <w:p w14:paraId="48C4EAA2"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path</w:t>
            </w:r>
            <w:r w:rsidRPr="00DF25CA">
              <w:rPr>
                <w:rFonts w:ascii="Menlo" w:hAnsi="Menlo" w:cs="Menlo"/>
                <w:color w:val="000000"/>
                <w:sz w:val="18"/>
                <w:szCs w:val="18"/>
              </w:rPr>
              <w:t xml:space="preserve"> = </w:t>
            </w:r>
            <w:r w:rsidRPr="00DF25CA">
              <w:rPr>
                <w:rFonts w:ascii="Menlo" w:hAnsi="Menlo" w:cs="Menlo"/>
                <w:color w:val="A31515"/>
                <w:sz w:val="18"/>
                <w:szCs w:val="18"/>
              </w:rPr>
              <w:t>‘/Users/marcpalomercadenas/Desktop/TFG/TFG/archives’</w:t>
            </w:r>
          </w:p>
          <w:p w14:paraId="456A1D39"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795E26"/>
                <w:sz w:val="18"/>
                <w:szCs w:val="18"/>
              </w:rPr>
              <w:t>chdir</w:t>
            </w:r>
            <w:r w:rsidRPr="00DF25CA">
              <w:rPr>
                <w:rFonts w:ascii="Menlo" w:hAnsi="Menlo" w:cs="Menlo"/>
                <w:color w:val="000000"/>
                <w:sz w:val="18"/>
                <w:szCs w:val="18"/>
              </w:rPr>
              <w:t>(</w:t>
            </w:r>
            <w:r w:rsidRPr="00DF25CA">
              <w:rPr>
                <w:rFonts w:ascii="Menlo" w:hAnsi="Menlo" w:cs="Menlo"/>
                <w:color w:val="001080"/>
                <w:sz w:val="18"/>
                <w:szCs w:val="18"/>
              </w:rPr>
              <w:t>path</w:t>
            </w:r>
            <w:r w:rsidRPr="00DF25CA">
              <w:rPr>
                <w:rFonts w:ascii="Menlo" w:hAnsi="Menlo" w:cs="Menlo"/>
                <w:color w:val="000000"/>
                <w:sz w:val="18"/>
                <w:szCs w:val="18"/>
              </w:rPr>
              <w:t>)</w:t>
            </w:r>
          </w:p>
          <w:p w14:paraId="12EFDB6B"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archive</w:t>
            </w:r>
            <w:r w:rsidRPr="00DF25CA">
              <w:rPr>
                <w:rFonts w:ascii="Menlo" w:hAnsi="Menlo" w:cs="Menlo"/>
                <w:color w:val="000000"/>
                <w:sz w:val="18"/>
                <w:szCs w:val="18"/>
              </w:rPr>
              <w:t xml:space="preserve"> = </w:t>
            </w:r>
            <w:r w:rsidRPr="00DF25CA">
              <w:rPr>
                <w:rFonts w:ascii="Menlo" w:hAnsi="Menlo" w:cs="Menlo"/>
                <w:color w:val="267F99"/>
                <w:sz w:val="18"/>
                <w:szCs w:val="18"/>
              </w:rPr>
              <w:t>pd</w:t>
            </w:r>
            <w:r w:rsidRPr="00DF25CA">
              <w:rPr>
                <w:rFonts w:ascii="Menlo" w:hAnsi="Menlo" w:cs="Menlo"/>
                <w:color w:val="000000"/>
                <w:sz w:val="18"/>
                <w:szCs w:val="18"/>
              </w:rPr>
              <w:t>.</w:t>
            </w:r>
            <w:r w:rsidRPr="00DF25CA">
              <w:rPr>
                <w:rFonts w:ascii="Menlo" w:hAnsi="Menlo" w:cs="Menlo"/>
                <w:color w:val="795E26"/>
                <w:sz w:val="18"/>
                <w:szCs w:val="18"/>
              </w:rPr>
              <w:t>read_csv</w:t>
            </w:r>
            <w:r w:rsidRPr="00DF25CA">
              <w:rPr>
                <w:rFonts w:ascii="Menlo" w:hAnsi="Menlo" w:cs="Menlo"/>
                <w:color w:val="000000"/>
                <w:sz w:val="18"/>
                <w:szCs w:val="18"/>
              </w:rPr>
              <w:t>(</w:t>
            </w:r>
            <w:r w:rsidRPr="00DF25CA">
              <w:rPr>
                <w:rFonts w:ascii="Menlo" w:hAnsi="Menlo" w:cs="Menlo"/>
                <w:color w:val="001080"/>
                <w:sz w:val="18"/>
                <w:szCs w:val="18"/>
              </w:rPr>
              <w:t>patient_ID</w:t>
            </w:r>
            <w:r w:rsidRPr="00DF25CA">
              <w:rPr>
                <w:rFonts w:ascii="Menlo" w:hAnsi="Menlo" w:cs="Menlo"/>
                <w:color w:val="000000"/>
                <w:sz w:val="18"/>
                <w:szCs w:val="18"/>
              </w:rPr>
              <w:t>+</w:t>
            </w:r>
            <w:r w:rsidRPr="00DF25CA">
              <w:rPr>
                <w:rFonts w:ascii="Menlo" w:hAnsi="Menlo" w:cs="Menlo"/>
                <w:color w:val="A31515"/>
                <w:sz w:val="18"/>
                <w:szCs w:val="18"/>
              </w:rPr>
              <w:t>’.csv’</w:t>
            </w:r>
            <w:r w:rsidRPr="00DF25CA">
              <w:rPr>
                <w:rFonts w:ascii="Menlo" w:hAnsi="Menlo" w:cs="Menlo"/>
                <w:color w:val="000000"/>
                <w:sz w:val="18"/>
                <w:szCs w:val="18"/>
              </w:rPr>
              <w:t>)</w:t>
            </w:r>
          </w:p>
          <w:p w14:paraId="16C144D5" w14:textId="77777777" w:rsidR="00267805" w:rsidRPr="00DF25CA" w:rsidRDefault="00267805" w:rsidP="002B7376">
            <w:pPr>
              <w:shd w:val="clear" w:color="auto" w:fill="FFFFFF"/>
              <w:spacing w:line="270" w:lineRule="atLeast"/>
              <w:rPr>
                <w:rFonts w:ascii="Menlo" w:hAnsi="Menlo" w:cs="Menlo"/>
                <w:color w:val="000000"/>
                <w:sz w:val="18"/>
                <w:szCs w:val="18"/>
              </w:rPr>
            </w:pPr>
          </w:p>
          <w:p w14:paraId="0F7A5242"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8000"/>
                <w:sz w:val="18"/>
                <w:szCs w:val="18"/>
              </w:rPr>
              <w:t>#Finder returns the index of the verbal response</w:t>
            </w:r>
          </w:p>
          <w:p w14:paraId="62B26E43"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index</w:t>
            </w:r>
            <w:r w:rsidRPr="00DF25CA">
              <w:rPr>
                <w:rFonts w:ascii="Menlo" w:hAnsi="Menlo" w:cs="Menlo"/>
                <w:color w:val="000000"/>
                <w:sz w:val="18"/>
                <w:szCs w:val="18"/>
              </w:rPr>
              <w:t xml:space="preserve"> = </w:t>
            </w:r>
            <w:r w:rsidRPr="00DF25CA">
              <w:rPr>
                <w:rFonts w:ascii="Menlo" w:hAnsi="Menlo" w:cs="Menlo"/>
                <w:color w:val="795E26"/>
                <w:sz w:val="18"/>
                <w:szCs w:val="18"/>
              </w:rPr>
              <w:t>finder</w:t>
            </w:r>
            <w:r w:rsidRPr="00DF25CA">
              <w:rPr>
                <w:rFonts w:ascii="Menlo" w:hAnsi="Menlo" w:cs="Menlo"/>
                <w:color w:val="000000"/>
                <w:sz w:val="18"/>
                <w:szCs w:val="18"/>
              </w:rPr>
              <w:t>(</w:t>
            </w:r>
            <w:r w:rsidRPr="00DF25CA">
              <w:rPr>
                <w:rFonts w:ascii="Menlo" w:hAnsi="Menlo" w:cs="Menlo"/>
                <w:color w:val="001080"/>
                <w:sz w:val="18"/>
                <w:szCs w:val="18"/>
              </w:rPr>
              <w:t>patient_dataframe</w:t>
            </w:r>
            <w:r w:rsidRPr="00DF25CA">
              <w:rPr>
                <w:rFonts w:ascii="Menlo" w:hAnsi="Menlo" w:cs="Menlo"/>
                <w:color w:val="000000"/>
                <w:sz w:val="18"/>
                <w:szCs w:val="18"/>
              </w:rPr>
              <w:t xml:space="preserve"> = </w:t>
            </w:r>
            <w:r w:rsidRPr="00DF25CA">
              <w:rPr>
                <w:rFonts w:ascii="Menlo" w:hAnsi="Menlo" w:cs="Menlo"/>
                <w:color w:val="001080"/>
                <w:sz w:val="18"/>
                <w:szCs w:val="18"/>
              </w:rPr>
              <w:t>archive</w:t>
            </w:r>
            <w:r w:rsidRPr="00DF25CA">
              <w:rPr>
                <w:rFonts w:ascii="Menlo" w:hAnsi="Menlo" w:cs="Menlo"/>
                <w:color w:val="000000"/>
                <w:sz w:val="18"/>
                <w:szCs w:val="18"/>
              </w:rPr>
              <w:t xml:space="preserve">, </w:t>
            </w:r>
            <w:r w:rsidRPr="00DF25CA">
              <w:rPr>
                <w:rFonts w:ascii="Menlo" w:hAnsi="Menlo" w:cs="Menlo"/>
                <w:color w:val="001080"/>
                <w:sz w:val="18"/>
                <w:szCs w:val="18"/>
              </w:rPr>
              <w:t>word1</w:t>
            </w:r>
            <w:r w:rsidRPr="00DF25CA">
              <w:rPr>
                <w:rFonts w:ascii="Menlo" w:hAnsi="Menlo" w:cs="Menlo"/>
                <w:color w:val="000000"/>
                <w:sz w:val="18"/>
                <w:szCs w:val="18"/>
              </w:rPr>
              <w:t xml:space="preserve"> = </w:t>
            </w:r>
            <w:r w:rsidRPr="00DF25CA">
              <w:rPr>
                <w:rFonts w:ascii="Menlo" w:hAnsi="Menlo" w:cs="Menlo"/>
                <w:color w:val="A31515"/>
                <w:sz w:val="18"/>
                <w:szCs w:val="18"/>
              </w:rPr>
              <w:t>“verb’”</w:t>
            </w:r>
            <w:r w:rsidRPr="00DF25CA">
              <w:rPr>
                <w:rFonts w:ascii="Menlo" w:hAnsi="Menlo" w:cs="Menlo"/>
                <w:color w:val="000000"/>
                <w:sz w:val="18"/>
                <w:szCs w:val="18"/>
              </w:rPr>
              <w:t xml:space="preserve">, </w:t>
            </w:r>
            <w:r w:rsidRPr="00DF25CA">
              <w:rPr>
                <w:rFonts w:ascii="Menlo" w:hAnsi="Menlo" w:cs="Menlo"/>
                <w:color w:val="001080"/>
                <w:sz w:val="18"/>
                <w:szCs w:val="18"/>
              </w:rPr>
              <w:t>word2</w:t>
            </w:r>
            <w:r w:rsidRPr="00DF25CA">
              <w:rPr>
                <w:rFonts w:ascii="Menlo" w:hAnsi="Menlo" w:cs="Menlo"/>
                <w:color w:val="000000"/>
                <w:sz w:val="18"/>
                <w:szCs w:val="18"/>
              </w:rPr>
              <w:t xml:space="preserve"> =</w:t>
            </w:r>
            <w:r w:rsidRPr="00DF25CA">
              <w:rPr>
                <w:rFonts w:ascii="Menlo" w:hAnsi="Menlo" w:cs="Menlo"/>
                <w:color w:val="A31515"/>
                <w:sz w:val="18"/>
                <w:szCs w:val="18"/>
              </w:rPr>
              <w:t>”verbal”</w:t>
            </w:r>
            <w:r w:rsidRPr="00DF25CA">
              <w:rPr>
                <w:rFonts w:ascii="Menlo" w:hAnsi="Menlo" w:cs="Menlo"/>
                <w:color w:val="000000"/>
                <w:sz w:val="18"/>
                <w:szCs w:val="18"/>
              </w:rPr>
              <w:t>)</w:t>
            </w:r>
          </w:p>
          <w:p w14:paraId="723CFAB2" w14:textId="77777777" w:rsidR="00267805" w:rsidRPr="00DF25CA" w:rsidRDefault="00267805" w:rsidP="002B7376">
            <w:pPr>
              <w:shd w:val="clear" w:color="auto" w:fill="FFFFFF"/>
              <w:spacing w:line="270" w:lineRule="atLeast"/>
              <w:rPr>
                <w:rFonts w:ascii="Menlo" w:hAnsi="Menlo" w:cs="Menlo"/>
                <w:color w:val="000000"/>
                <w:sz w:val="18"/>
                <w:szCs w:val="18"/>
              </w:rPr>
            </w:pPr>
          </w:p>
          <w:p w14:paraId="286A7042"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8000"/>
                <w:sz w:val="18"/>
                <w:szCs w:val="18"/>
              </w:rPr>
              <w:t>#If there is index of verbal response, there is verbal response</w:t>
            </w:r>
          </w:p>
          <w:p w14:paraId="1661558B"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AF00DB"/>
                <w:sz w:val="18"/>
                <w:szCs w:val="18"/>
              </w:rPr>
              <w:t>if</w:t>
            </w:r>
            <w:r w:rsidRPr="00DF25CA">
              <w:rPr>
                <w:rFonts w:ascii="Menlo" w:hAnsi="Menlo" w:cs="Menlo"/>
                <w:color w:val="000000"/>
                <w:sz w:val="18"/>
                <w:szCs w:val="18"/>
              </w:rPr>
              <w:t xml:space="preserve"> </w:t>
            </w:r>
            <w:r w:rsidRPr="00DF25CA">
              <w:rPr>
                <w:rFonts w:ascii="Menlo" w:hAnsi="Menlo" w:cs="Menlo"/>
                <w:color w:val="001080"/>
                <w:sz w:val="18"/>
                <w:szCs w:val="18"/>
              </w:rPr>
              <w:t>index</w:t>
            </w:r>
            <w:r w:rsidRPr="00DF25CA">
              <w:rPr>
                <w:rFonts w:ascii="Menlo" w:hAnsi="Menlo" w:cs="Menlo"/>
                <w:color w:val="000000"/>
                <w:sz w:val="18"/>
                <w:szCs w:val="18"/>
              </w:rPr>
              <w:t xml:space="preserve"> != []:</w:t>
            </w:r>
          </w:p>
          <w:p w14:paraId="2F1B6680"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available_index</w:t>
            </w:r>
            <w:r w:rsidRPr="00DF25CA">
              <w:rPr>
                <w:rFonts w:ascii="Menlo" w:hAnsi="Menlo" w:cs="Menlo"/>
                <w:color w:val="000000"/>
                <w:sz w:val="18"/>
                <w:szCs w:val="18"/>
              </w:rPr>
              <w:t xml:space="preserve"> = </w:t>
            </w:r>
            <w:r w:rsidRPr="00DF25CA">
              <w:rPr>
                <w:rFonts w:ascii="Menlo" w:hAnsi="Menlo" w:cs="Menlo"/>
                <w:color w:val="001080"/>
                <w:sz w:val="18"/>
                <w:szCs w:val="18"/>
              </w:rPr>
              <w:t>available_index</w:t>
            </w:r>
            <w:r w:rsidRPr="00DF25CA">
              <w:rPr>
                <w:rFonts w:ascii="Menlo" w:hAnsi="Menlo" w:cs="Menlo"/>
                <w:color w:val="000000"/>
                <w:sz w:val="18"/>
                <w:szCs w:val="18"/>
              </w:rPr>
              <w:t>+</w:t>
            </w:r>
            <w:r w:rsidRPr="00DF25CA">
              <w:rPr>
                <w:rFonts w:ascii="Menlo" w:hAnsi="Menlo" w:cs="Menlo"/>
                <w:color w:val="098658"/>
                <w:sz w:val="18"/>
                <w:szCs w:val="18"/>
              </w:rPr>
              <w:t>1</w:t>
            </w:r>
          </w:p>
          <w:p w14:paraId="49380E65"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p>
          <w:p w14:paraId="068D26FD"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8000"/>
                <w:sz w:val="18"/>
                <w:szCs w:val="18"/>
              </w:rPr>
              <w:t>#We cut the patients’ dataframe info  +/- 1 minute from the loose of verbal response</w:t>
            </w:r>
          </w:p>
          <w:p w14:paraId="701D79C5"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frame</w:t>
            </w:r>
            <w:r w:rsidRPr="00DF25CA">
              <w:rPr>
                <w:rFonts w:ascii="Menlo" w:hAnsi="Menlo" w:cs="Menlo"/>
                <w:color w:val="000000"/>
                <w:sz w:val="18"/>
                <w:szCs w:val="18"/>
              </w:rPr>
              <w:t xml:space="preserve">, </w:t>
            </w:r>
            <w:r w:rsidRPr="00DF25CA">
              <w:rPr>
                <w:rFonts w:ascii="Menlo" w:hAnsi="Menlo" w:cs="Menlo"/>
                <w:color w:val="001080"/>
                <w:sz w:val="18"/>
                <w:szCs w:val="18"/>
              </w:rPr>
              <w:t>LoC</w:t>
            </w:r>
            <w:r w:rsidRPr="00DF25CA">
              <w:rPr>
                <w:rFonts w:ascii="Menlo" w:hAnsi="Menlo" w:cs="Menlo"/>
                <w:color w:val="000000"/>
                <w:sz w:val="18"/>
                <w:szCs w:val="18"/>
              </w:rPr>
              <w:t xml:space="preserve"> = </w:t>
            </w:r>
            <w:r w:rsidRPr="00DF25CA">
              <w:rPr>
                <w:rFonts w:ascii="Menlo" w:hAnsi="Menlo" w:cs="Menlo"/>
                <w:color w:val="795E26"/>
                <w:sz w:val="18"/>
                <w:szCs w:val="18"/>
              </w:rPr>
              <w:t>data_preprocessing</w:t>
            </w:r>
            <w:r w:rsidRPr="00DF25CA">
              <w:rPr>
                <w:rFonts w:ascii="Menlo" w:hAnsi="Menlo" w:cs="Menlo"/>
                <w:color w:val="000000"/>
                <w:sz w:val="18"/>
                <w:szCs w:val="18"/>
              </w:rPr>
              <w:t>(</w:t>
            </w:r>
            <w:r w:rsidRPr="00DF25CA">
              <w:rPr>
                <w:rFonts w:ascii="Menlo" w:hAnsi="Menlo" w:cs="Menlo"/>
                <w:color w:val="001080"/>
                <w:sz w:val="18"/>
                <w:szCs w:val="18"/>
              </w:rPr>
              <w:t>archive</w:t>
            </w:r>
            <w:r w:rsidRPr="00DF25CA">
              <w:rPr>
                <w:rFonts w:ascii="Menlo" w:hAnsi="Menlo" w:cs="Menlo"/>
                <w:color w:val="000000"/>
                <w:sz w:val="18"/>
                <w:szCs w:val="18"/>
              </w:rPr>
              <w:t>,</w:t>
            </w:r>
            <w:r w:rsidRPr="00DF25CA">
              <w:rPr>
                <w:rFonts w:ascii="Menlo" w:hAnsi="Menlo" w:cs="Menlo"/>
                <w:color w:val="001080"/>
                <w:sz w:val="18"/>
                <w:szCs w:val="18"/>
              </w:rPr>
              <w:t>index</w:t>
            </w:r>
            <w:r w:rsidRPr="00DF25CA">
              <w:rPr>
                <w:rFonts w:ascii="Menlo" w:hAnsi="Menlo" w:cs="Menlo"/>
                <w:color w:val="000000"/>
                <w:sz w:val="18"/>
                <w:szCs w:val="18"/>
              </w:rPr>
              <w:t>,</w:t>
            </w:r>
            <w:r w:rsidRPr="00DF25CA">
              <w:rPr>
                <w:rFonts w:ascii="Menlo" w:hAnsi="Menlo" w:cs="Menlo"/>
                <w:color w:val="001080"/>
                <w:sz w:val="18"/>
                <w:szCs w:val="18"/>
              </w:rPr>
              <w:t>selected_features</w:t>
            </w:r>
            <w:r w:rsidRPr="00DF25CA">
              <w:rPr>
                <w:rFonts w:ascii="Menlo" w:hAnsi="Menlo" w:cs="Menlo"/>
                <w:color w:val="000000"/>
                <w:sz w:val="18"/>
                <w:szCs w:val="18"/>
              </w:rPr>
              <w:t>)</w:t>
            </w:r>
          </w:p>
          <w:p w14:paraId="35D56DCF"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p>
          <w:p w14:paraId="57E25FC3" w14:textId="77777777" w:rsidR="00267805" w:rsidRPr="00DF25CA" w:rsidRDefault="00267805" w:rsidP="002B7376">
            <w:pPr>
              <w:shd w:val="clear" w:color="auto" w:fill="FFFFFF"/>
              <w:spacing w:line="270" w:lineRule="atLeast"/>
              <w:rPr>
                <w:rFonts w:ascii="Menlo" w:hAnsi="Menlo" w:cs="Menlo"/>
                <w:color w:val="000000"/>
                <w:sz w:val="18"/>
                <w:szCs w:val="18"/>
              </w:rPr>
            </w:pPr>
          </w:p>
          <w:p w14:paraId="22809335"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8000"/>
                <w:sz w:val="18"/>
                <w:szCs w:val="18"/>
              </w:rPr>
              <w:t>#We concat the 120 seconds patients’ dataframes for later analysis and visualization</w:t>
            </w:r>
          </w:p>
          <w:p w14:paraId="399C2A27"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267F99"/>
                <w:sz w:val="18"/>
                <w:szCs w:val="18"/>
              </w:rPr>
              <w:t>pd</w:t>
            </w:r>
            <w:r w:rsidRPr="00DF25CA">
              <w:rPr>
                <w:rFonts w:ascii="Menlo" w:hAnsi="Menlo" w:cs="Menlo"/>
                <w:color w:val="000000"/>
                <w:sz w:val="18"/>
                <w:szCs w:val="18"/>
              </w:rPr>
              <w:t>.</w:t>
            </w:r>
            <w:r w:rsidRPr="00DF25CA">
              <w:rPr>
                <w:rFonts w:ascii="Menlo" w:hAnsi="Menlo" w:cs="Menlo"/>
                <w:color w:val="795E26"/>
                <w:sz w:val="18"/>
                <w:szCs w:val="18"/>
              </w:rPr>
              <w:t>concat</w:t>
            </w:r>
            <w:r w:rsidRPr="00DF25CA">
              <w:rPr>
                <w:rFonts w:ascii="Menlo" w:hAnsi="Menlo" w:cs="Menlo"/>
                <w:color w:val="000000"/>
                <w:sz w:val="18"/>
                <w:szCs w:val="18"/>
              </w:rPr>
              <w:t>([</w:t>
            </w:r>
            <w:r w:rsidRPr="00DF25CA">
              <w:rPr>
                <w:rFonts w:ascii="Menlo" w:hAnsi="Menlo" w:cs="Menlo"/>
                <w:color w:val="001080"/>
                <w:sz w:val="18"/>
                <w:szCs w:val="18"/>
              </w:rPr>
              <w:t>general_dataframe</w:t>
            </w:r>
            <w:r w:rsidRPr="00DF25CA">
              <w:rPr>
                <w:rFonts w:ascii="Menlo" w:hAnsi="Menlo" w:cs="Menlo"/>
                <w:color w:val="000000"/>
                <w:sz w:val="18"/>
                <w:szCs w:val="18"/>
              </w:rPr>
              <w:t xml:space="preserve">, </w:t>
            </w:r>
            <w:r w:rsidRPr="00DF25CA">
              <w:rPr>
                <w:rFonts w:ascii="Menlo" w:hAnsi="Menlo" w:cs="Menlo"/>
                <w:color w:val="267F99"/>
                <w:sz w:val="18"/>
                <w:szCs w:val="18"/>
              </w:rPr>
              <w:t>pd</w:t>
            </w:r>
            <w:r w:rsidRPr="00DF25CA">
              <w:rPr>
                <w:rFonts w:ascii="Menlo" w:hAnsi="Menlo" w:cs="Menlo"/>
                <w:color w:val="000000"/>
                <w:sz w:val="18"/>
                <w:szCs w:val="18"/>
              </w:rPr>
              <w:t>.</w:t>
            </w:r>
            <w:r w:rsidRPr="00DF25CA">
              <w:rPr>
                <w:rFonts w:ascii="Menlo" w:hAnsi="Menlo" w:cs="Menlo"/>
                <w:color w:val="795E26"/>
                <w:sz w:val="18"/>
                <w:szCs w:val="18"/>
              </w:rPr>
              <w:t>concat</w:t>
            </w:r>
            <w:r w:rsidRPr="00DF25CA">
              <w:rPr>
                <w:rFonts w:ascii="Menlo" w:hAnsi="Menlo" w:cs="Menlo"/>
                <w:color w:val="000000"/>
                <w:sz w:val="18"/>
                <w:szCs w:val="18"/>
              </w:rPr>
              <w:t>([</w:t>
            </w:r>
            <w:r w:rsidRPr="00DF25CA">
              <w:rPr>
                <w:rFonts w:ascii="Menlo" w:hAnsi="Menlo" w:cs="Menlo"/>
                <w:color w:val="001080"/>
                <w:sz w:val="18"/>
                <w:szCs w:val="18"/>
              </w:rPr>
              <w:t>frame</w:t>
            </w:r>
            <w:r w:rsidRPr="00DF25CA">
              <w:rPr>
                <w:rFonts w:ascii="Menlo" w:hAnsi="Menlo" w:cs="Menlo"/>
                <w:color w:val="000000"/>
                <w:sz w:val="18"/>
                <w:szCs w:val="18"/>
              </w:rPr>
              <w:t xml:space="preserve">, </w:t>
            </w:r>
            <w:r w:rsidRPr="00DF25CA">
              <w:rPr>
                <w:rFonts w:ascii="Menlo" w:hAnsi="Menlo" w:cs="Menlo"/>
                <w:color w:val="001080"/>
                <w:sz w:val="18"/>
                <w:szCs w:val="18"/>
              </w:rPr>
              <w:t>LoC</w:t>
            </w:r>
            <w:r w:rsidRPr="00DF25CA">
              <w:rPr>
                <w:rFonts w:ascii="Menlo" w:hAnsi="Menlo" w:cs="Menlo"/>
                <w:color w:val="000000"/>
                <w:sz w:val="18"/>
                <w:szCs w:val="18"/>
              </w:rPr>
              <w:t xml:space="preserve">], </w:t>
            </w:r>
            <w:r w:rsidRPr="00DF25CA">
              <w:rPr>
                <w:rFonts w:ascii="Menlo" w:hAnsi="Menlo" w:cs="Menlo"/>
                <w:color w:val="001080"/>
                <w:sz w:val="18"/>
                <w:szCs w:val="18"/>
              </w:rPr>
              <w:t>ignore_index</w:t>
            </w:r>
            <w:r w:rsidRPr="00DF25CA">
              <w:rPr>
                <w:rFonts w:ascii="Menlo" w:hAnsi="Menlo" w:cs="Menlo"/>
                <w:color w:val="000000"/>
                <w:sz w:val="18"/>
                <w:szCs w:val="18"/>
              </w:rPr>
              <w:t xml:space="preserve"> = </w:t>
            </w:r>
            <w:r w:rsidRPr="00DF25CA">
              <w:rPr>
                <w:rFonts w:ascii="Menlo" w:hAnsi="Menlo" w:cs="Menlo"/>
                <w:color w:val="0000FF"/>
                <w:sz w:val="18"/>
                <w:szCs w:val="18"/>
              </w:rPr>
              <w:t>True</w:t>
            </w:r>
            <w:r w:rsidRPr="00DF25CA">
              <w:rPr>
                <w:rFonts w:ascii="Menlo" w:hAnsi="Menlo" w:cs="Menlo"/>
                <w:color w:val="000000"/>
                <w:sz w:val="18"/>
                <w:szCs w:val="18"/>
              </w:rPr>
              <w:t xml:space="preserve">)], </w:t>
            </w:r>
            <w:r w:rsidRPr="00DF25CA">
              <w:rPr>
                <w:rFonts w:ascii="Menlo" w:hAnsi="Menlo" w:cs="Menlo"/>
                <w:color w:val="001080"/>
                <w:sz w:val="18"/>
                <w:szCs w:val="18"/>
              </w:rPr>
              <w:t>ignore_index</w:t>
            </w:r>
            <w:r w:rsidRPr="00DF25CA">
              <w:rPr>
                <w:rFonts w:ascii="Menlo" w:hAnsi="Menlo" w:cs="Menlo"/>
                <w:color w:val="000000"/>
                <w:sz w:val="18"/>
                <w:szCs w:val="18"/>
              </w:rPr>
              <w:t xml:space="preserve">= </w:t>
            </w:r>
            <w:r w:rsidRPr="00DF25CA">
              <w:rPr>
                <w:rFonts w:ascii="Menlo" w:hAnsi="Menlo" w:cs="Menlo"/>
                <w:color w:val="0000FF"/>
                <w:sz w:val="18"/>
                <w:szCs w:val="18"/>
              </w:rPr>
              <w:t>True</w:t>
            </w:r>
            <w:r w:rsidRPr="00DF25CA">
              <w:rPr>
                <w:rFonts w:ascii="Menlo" w:hAnsi="Menlo" w:cs="Menlo"/>
                <w:color w:val="000000"/>
                <w:sz w:val="18"/>
                <w:szCs w:val="18"/>
              </w:rPr>
              <w:t>)</w:t>
            </w:r>
          </w:p>
          <w:p w14:paraId="3709E21A" w14:textId="77777777" w:rsidR="00267805" w:rsidRPr="00DF25CA" w:rsidRDefault="00267805" w:rsidP="002B7376">
            <w:pPr>
              <w:shd w:val="clear" w:color="auto" w:fill="FFFFFF"/>
              <w:spacing w:line="270" w:lineRule="atLeast"/>
              <w:rPr>
                <w:rFonts w:ascii="Menlo" w:hAnsi="Menlo" w:cs="Menlo"/>
                <w:color w:val="000000"/>
                <w:sz w:val="18"/>
                <w:szCs w:val="18"/>
              </w:rPr>
            </w:pPr>
          </w:p>
          <w:p w14:paraId="1133C14F"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8000"/>
                <w:sz w:val="18"/>
                <w:szCs w:val="18"/>
              </w:rPr>
              <w:t xml:space="preserve">#If the patient had verb resp on propo+remi, the dataframe shouldn’t be empty: </w:t>
            </w:r>
          </w:p>
          <w:p w14:paraId="098BC094"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AF00DB"/>
                <w:sz w:val="18"/>
                <w:szCs w:val="18"/>
              </w:rPr>
              <w:t>if</w:t>
            </w:r>
            <w:r w:rsidRPr="00DF25CA">
              <w:rPr>
                <w:rFonts w:ascii="Menlo" w:hAnsi="Menlo" w:cs="Menlo"/>
                <w:color w:val="000000"/>
                <w:sz w:val="18"/>
                <w:szCs w:val="18"/>
              </w:rPr>
              <w:t xml:space="preserve"> </w:t>
            </w:r>
            <w:r w:rsidRPr="00DF25CA">
              <w:rPr>
                <w:rFonts w:ascii="Menlo" w:hAnsi="Menlo" w:cs="Menlo"/>
                <w:color w:val="795E26"/>
                <w:sz w:val="18"/>
                <w:szCs w:val="18"/>
              </w:rPr>
              <w:t>len</w:t>
            </w:r>
            <w:r w:rsidRPr="00DF25CA">
              <w:rPr>
                <w:rFonts w:ascii="Menlo" w:hAnsi="Menlo" w:cs="Menlo"/>
                <w:color w:val="000000"/>
                <w:sz w:val="18"/>
                <w:szCs w:val="18"/>
              </w:rPr>
              <w:t>(</w:t>
            </w:r>
            <w:r w:rsidRPr="00DF25CA">
              <w:rPr>
                <w:rFonts w:ascii="Menlo" w:hAnsi="Menlo" w:cs="Menlo"/>
                <w:color w:val="001080"/>
                <w:sz w:val="18"/>
                <w:szCs w:val="18"/>
              </w:rPr>
              <w:t>frame</w:t>
            </w:r>
            <w:r w:rsidRPr="00DF25CA">
              <w:rPr>
                <w:rFonts w:ascii="Menlo" w:hAnsi="Menlo" w:cs="Menlo"/>
                <w:color w:val="000000"/>
                <w:sz w:val="18"/>
                <w:szCs w:val="18"/>
              </w:rPr>
              <w:t xml:space="preserve">) != </w:t>
            </w:r>
            <w:r w:rsidRPr="00DF25CA">
              <w:rPr>
                <w:rFonts w:ascii="Menlo" w:hAnsi="Menlo" w:cs="Menlo"/>
                <w:color w:val="098658"/>
                <w:sz w:val="18"/>
                <w:szCs w:val="18"/>
              </w:rPr>
              <w:t>0</w:t>
            </w:r>
            <w:r w:rsidRPr="00DF25CA">
              <w:rPr>
                <w:rFonts w:ascii="Menlo" w:hAnsi="Menlo" w:cs="Menlo"/>
                <w:color w:val="000000"/>
                <w:sz w:val="18"/>
                <w:szCs w:val="18"/>
              </w:rPr>
              <w:t>:</w:t>
            </w:r>
          </w:p>
          <w:p w14:paraId="5167AF2D"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available_patient</w:t>
            </w:r>
            <w:r w:rsidRPr="00DF25CA">
              <w:rPr>
                <w:rFonts w:ascii="Menlo" w:hAnsi="Menlo" w:cs="Menlo"/>
                <w:color w:val="000000"/>
                <w:sz w:val="18"/>
                <w:szCs w:val="18"/>
              </w:rPr>
              <w:t xml:space="preserve"> = </w:t>
            </w:r>
            <w:r w:rsidRPr="00DF25CA">
              <w:rPr>
                <w:rFonts w:ascii="Menlo" w:hAnsi="Menlo" w:cs="Menlo"/>
                <w:color w:val="001080"/>
                <w:sz w:val="18"/>
                <w:szCs w:val="18"/>
              </w:rPr>
              <w:t>available_patient</w:t>
            </w:r>
            <w:r w:rsidRPr="00DF25CA">
              <w:rPr>
                <w:rFonts w:ascii="Menlo" w:hAnsi="Menlo" w:cs="Menlo"/>
                <w:color w:val="000000"/>
                <w:sz w:val="18"/>
                <w:szCs w:val="18"/>
              </w:rPr>
              <w:t xml:space="preserve"> +</w:t>
            </w:r>
            <w:r w:rsidRPr="00DF25CA">
              <w:rPr>
                <w:rFonts w:ascii="Menlo" w:hAnsi="Menlo" w:cs="Menlo"/>
                <w:color w:val="098658"/>
                <w:sz w:val="18"/>
                <w:szCs w:val="18"/>
              </w:rPr>
              <w:t>1</w:t>
            </w:r>
          </w:p>
          <w:p w14:paraId="11B84125" w14:textId="77777777" w:rsidR="00267805" w:rsidRPr="00DF25CA" w:rsidRDefault="00267805" w:rsidP="002B7376">
            <w:pPr>
              <w:shd w:val="clear" w:color="auto" w:fill="FFFFFF"/>
              <w:spacing w:after="240" w:line="270" w:lineRule="atLeast"/>
              <w:rPr>
                <w:rFonts w:ascii="Menlo" w:hAnsi="Menlo" w:cs="Menlo"/>
                <w:color w:val="000000"/>
                <w:sz w:val="18"/>
                <w:szCs w:val="18"/>
              </w:rPr>
            </w:pPr>
          </w:p>
          <w:p w14:paraId="64A7DC37"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8000"/>
                <w:sz w:val="18"/>
                <w:szCs w:val="18"/>
              </w:rPr>
              <w:t>#Data scaling. There are a lot more types of scaling</w:t>
            </w:r>
          </w:p>
          <w:p w14:paraId="16B81787"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AF00DB"/>
                <w:sz w:val="18"/>
                <w:szCs w:val="18"/>
              </w:rPr>
              <w:t>from</w:t>
            </w:r>
            <w:r w:rsidRPr="00DF25CA">
              <w:rPr>
                <w:rFonts w:ascii="Menlo" w:hAnsi="Menlo" w:cs="Menlo"/>
                <w:color w:val="000000"/>
                <w:sz w:val="18"/>
                <w:szCs w:val="18"/>
              </w:rPr>
              <w:t xml:space="preserve"> </w:t>
            </w:r>
            <w:r w:rsidRPr="00DF25CA">
              <w:rPr>
                <w:rFonts w:ascii="Menlo" w:hAnsi="Menlo" w:cs="Menlo"/>
                <w:color w:val="267F99"/>
                <w:sz w:val="18"/>
                <w:szCs w:val="18"/>
              </w:rPr>
              <w:t>sklearn</w:t>
            </w:r>
            <w:r w:rsidRPr="00DF25CA">
              <w:rPr>
                <w:rFonts w:ascii="Menlo" w:hAnsi="Menlo" w:cs="Menlo"/>
                <w:color w:val="000000"/>
                <w:sz w:val="18"/>
                <w:szCs w:val="18"/>
              </w:rPr>
              <w:t>.</w:t>
            </w:r>
            <w:r w:rsidRPr="00DF25CA">
              <w:rPr>
                <w:rFonts w:ascii="Menlo" w:hAnsi="Menlo" w:cs="Menlo"/>
                <w:color w:val="267F99"/>
                <w:sz w:val="18"/>
                <w:szCs w:val="18"/>
              </w:rPr>
              <w:t>preprocessing</w:t>
            </w:r>
            <w:r w:rsidRPr="00DF25CA">
              <w:rPr>
                <w:rFonts w:ascii="Menlo" w:hAnsi="Menlo" w:cs="Menlo"/>
                <w:color w:val="000000"/>
                <w:sz w:val="18"/>
                <w:szCs w:val="18"/>
              </w:rPr>
              <w:t xml:space="preserve"> </w:t>
            </w:r>
            <w:r w:rsidRPr="00DF25CA">
              <w:rPr>
                <w:rFonts w:ascii="Menlo" w:hAnsi="Menlo" w:cs="Menlo"/>
                <w:color w:val="AF00DB"/>
                <w:sz w:val="18"/>
                <w:szCs w:val="18"/>
              </w:rPr>
              <w:t>import</w:t>
            </w:r>
            <w:r w:rsidRPr="00DF25CA">
              <w:rPr>
                <w:rFonts w:ascii="Menlo" w:hAnsi="Menlo" w:cs="Menlo"/>
                <w:color w:val="000000"/>
                <w:sz w:val="18"/>
                <w:szCs w:val="18"/>
              </w:rPr>
              <w:t xml:space="preserve"> </w:t>
            </w:r>
            <w:r w:rsidRPr="00DF25CA">
              <w:rPr>
                <w:rFonts w:ascii="Menlo" w:hAnsi="Menlo" w:cs="Menlo"/>
                <w:color w:val="267F99"/>
                <w:sz w:val="18"/>
                <w:szCs w:val="18"/>
              </w:rPr>
              <w:t>MaxAbsScaler</w:t>
            </w:r>
          </w:p>
          <w:p w14:paraId="2F6B5EF3"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scaler</w:t>
            </w:r>
            <w:r w:rsidRPr="00DF25CA">
              <w:rPr>
                <w:rFonts w:ascii="Menlo" w:hAnsi="Menlo" w:cs="Menlo"/>
                <w:color w:val="000000"/>
                <w:sz w:val="18"/>
                <w:szCs w:val="18"/>
              </w:rPr>
              <w:t xml:space="preserve"> = </w:t>
            </w:r>
            <w:r w:rsidRPr="00DF25CA">
              <w:rPr>
                <w:rFonts w:ascii="Menlo" w:hAnsi="Menlo" w:cs="Menlo"/>
                <w:color w:val="267F99"/>
                <w:sz w:val="18"/>
                <w:szCs w:val="18"/>
              </w:rPr>
              <w:t>MaxAbsScaler</w:t>
            </w:r>
            <w:r w:rsidRPr="00DF25CA">
              <w:rPr>
                <w:rFonts w:ascii="Menlo" w:hAnsi="Menlo" w:cs="Menlo"/>
                <w:color w:val="000000"/>
                <w:sz w:val="18"/>
                <w:szCs w:val="18"/>
              </w:rPr>
              <w:t>()</w:t>
            </w:r>
          </w:p>
          <w:p w14:paraId="45266000"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frame</w:t>
            </w:r>
            <w:r w:rsidRPr="00DF25CA">
              <w:rPr>
                <w:rFonts w:ascii="Menlo" w:hAnsi="Menlo" w:cs="Menlo"/>
                <w:color w:val="000000"/>
                <w:sz w:val="18"/>
                <w:szCs w:val="18"/>
              </w:rPr>
              <w:t xml:space="preserve"> = </w:t>
            </w:r>
            <w:r w:rsidRPr="00DF25CA">
              <w:rPr>
                <w:rFonts w:ascii="Menlo" w:hAnsi="Menlo" w:cs="Menlo"/>
                <w:color w:val="001080"/>
                <w:sz w:val="18"/>
                <w:szCs w:val="18"/>
              </w:rPr>
              <w:t>scaler</w:t>
            </w:r>
            <w:r w:rsidRPr="00DF25CA">
              <w:rPr>
                <w:rFonts w:ascii="Menlo" w:hAnsi="Menlo" w:cs="Menlo"/>
                <w:color w:val="000000"/>
                <w:sz w:val="18"/>
                <w:szCs w:val="18"/>
              </w:rPr>
              <w:t>.</w:t>
            </w:r>
            <w:r w:rsidRPr="00DF25CA">
              <w:rPr>
                <w:rFonts w:ascii="Menlo" w:hAnsi="Menlo" w:cs="Menlo"/>
                <w:color w:val="795E26"/>
                <w:sz w:val="18"/>
                <w:szCs w:val="18"/>
              </w:rPr>
              <w:t>fit_transform</w:t>
            </w:r>
            <w:r w:rsidRPr="00DF25CA">
              <w:rPr>
                <w:rFonts w:ascii="Menlo" w:hAnsi="Menlo" w:cs="Menlo"/>
                <w:color w:val="000000"/>
                <w:sz w:val="18"/>
                <w:szCs w:val="18"/>
              </w:rPr>
              <w:t>(</w:t>
            </w:r>
            <w:r w:rsidRPr="00DF25CA">
              <w:rPr>
                <w:rFonts w:ascii="Menlo" w:hAnsi="Menlo" w:cs="Menlo"/>
                <w:color w:val="001080"/>
                <w:sz w:val="18"/>
                <w:szCs w:val="18"/>
              </w:rPr>
              <w:t>frame</w:t>
            </w:r>
            <w:r w:rsidRPr="00DF25CA">
              <w:rPr>
                <w:rFonts w:ascii="Menlo" w:hAnsi="Menlo" w:cs="Menlo"/>
                <w:color w:val="000000"/>
                <w:sz w:val="18"/>
                <w:szCs w:val="18"/>
              </w:rPr>
              <w:t>)</w:t>
            </w:r>
          </w:p>
          <w:p w14:paraId="6C3DC407" w14:textId="77777777" w:rsidR="00267805" w:rsidRPr="00DF25CA" w:rsidRDefault="00267805" w:rsidP="002B7376">
            <w:pPr>
              <w:shd w:val="clear" w:color="auto" w:fill="FFFFFF"/>
              <w:spacing w:line="270" w:lineRule="atLeast"/>
              <w:rPr>
                <w:rFonts w:ascii="Menlo" w:hAnsi="Menlo" w:cs="Menlo"/>
                <w:color w:val="000000"/>
                <w:sz w:val="18"/>
                <w:szCs w:val="18"/>
              </w:rPr>
            </w:pPr>
          </w:p>
          <w:p w14:paraId="18962D31"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8000"/>
                <w:sz w:val="18"/>
                <w:szCs w:val="18"/>
              </w:rPr>
              <w:t># Split data into train and test subsets, randomly and putting whole patients in train or test, to avoid overfitting.</w:t>
            </w:r>
          </w:p>
          <w:p w14:paraId="545072F6"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X</w:t>
            </w:r>
            <w:r w:rsidRPr="00DF25CA">
              <w:rPr>
                <w:rFonts w:ascii="Menlo" w:hAnsi="Menlo" w:cs="Menlo"/>
                <w:color w:val="000000"/>
                <w:sz w:val="18"/>
                <w:szCs w:val="18"/>
              </w:rPr>
              <w:t xml:space="preserve"> = </w:t>
            </w:r>
            <w:r w:rsidRPr="00DF25CA">
              <w:rPr>
                <w:rFonts w:ascii="Menlo" w:hAnsi="Menlo" w:cs="Menlo"/>
                <w:color w:val="267F99"/>
                <w:sz w:val="18"/>
                <w:szCs w:val="18"/>
              </w:rPr>
              <w:t>random</w:t>
            </w:r>
            <w:r w:rsidRPr="00DF25CA">
              <w:rPr>
                <w:rFonts w:ascii="Menlo" w:hAnsi="Menlo" w:cs="Menlo"/>
                <w:color w:val="000000"/>
                <w:sz w:val="18"/>
                <w:szCs w:val="18"/>
              </w:rPr>
              <w:t>.</w:t>
            </w:r>
            <w:r w:rsidRPr="00DF25CA">
              <w:rPr>
                <w:rFonts w:ascii="Menlo" w:hAnsi="Menlo" w:cs="Menlo"/>
                <w:color w:val="795E26"/>
                <w:sz w:val="18"/>
                <w:szCs w:val="18"/>
              </w:rPr>
              <w:t>uniform</w:t>
            </w:r>
            <w:r w:rsidRPr="00DF25CA">
              <w:rPr>
                <w:rFonts w:ascii="Menlo" w:hAnsi="Menlo" w:cs="Menlo"/>
                <w:color w:val="000000"/>
                <w:sz w:val="18"/>
                <w:szCs w:val="18"/>
              </w:rPr>
              <w:t>(</w:t>
            </w:r>
            <w:r w:rsidRPr="00DF25CA">
              <w:rPr>
                <w:rFonts w:ascii="Menlo" w:hAnsi="Menlo" w:cs="Menlo"/>
                <w:color w:val="098658"/>
                <w:sz w:val="18"/>
                <w:szCs w:val="18"/>
              </w:rPr>
              <w:t>0</w:t>
            </w:r>
            <w:r w:rsidRPr="00DF25CA">
              <w:rPr>
                <w:rFonts w:ascii="Menlo" w:hAnsi="Menlo" w:cs="Menlo"/>
                <w:color w:val="000000"/>
                <w:sz w:val="18"/>
                <w:szCs w:val="18"/>
              </w:rPr>
              <w:t>,</w:t>
            </w:r>
            <w:r w:rsidRPr="00DF25CA">
              <w:rPr>
                <w:rFonts w:ascii="Menlo" w:hAnsi="Menlo" w:cs="Menlo"/>
                <w:color w:val="098658"/>
                <w:sz w:val="18"/>
                <w:szCs w:val="18"/>
              </w:rPr>
              <w:t>1</w:t>
            </w:r>
            <w:r w:rsidRPr="00DF25CA">
              <w:rPr>
                <w:rFonts w:ascii="Menlo" w:hAnsi="Menlo" w:cs="Menlo"/>
                <w:color w:val="000000"/>
                <w:sz w:val="18"/>
                <w:szCs w:val="18"/>
              </w:rPr>
              <w:t>)</w:t>
            </w:r>
          </w:p>
          <w:p w14:paraId="2D57301E"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AF00DB"/>
                <w:sz w:val="18"/>
                <w:szCs w:val="18"/>
              </w:rPr>
              <w:t>if</w:t>
            </w:r>
            <w:r w:rsidRPr="00DF25CA">
              <w:rPr>
                <w:rFonts w:ascii="Menlo" w:hAnsi="Menlo" w:cs="Menlo"/>
                <w:color w:val="000000"/>
                <w:sz w:val="18"/>
                <w:szCs w:val="18"/>
              </w:rPr>
              <w:t xml:space="preserve"> </w:t>
            </w:r>
            <w:r w:rsidRPr="00DF25CA">
              <w:rPr>
                <w:rFonts w:ascii="Menlo" w:hAnsi="Menlo" w:cs="Menlo"/>
                <w:color w:val="001080"/>
                <w:sz w:val="18"/>
                <w:szCs w:val="18"/>
              </w:rPr>
              <w:t>x</w:t>
            </w:r>
            <w:r w:rsidRPr="00DF25CA">
              <w:rPr>
                <w:rFonts w:ascii="Menlo" w:hAnsi="Menlo" w:cs="Menlo"/>
                <w:color w:val="000000"/>
                <w:sz w:val="18"/>
                <w:szCs w:val="18"/>
              </w:rPr>
              <w:t xml:space="preserve"> &lt; </w:t>
            </w:r>
            <w:r w:rsidRPr="00DF25CA">
              <w:rPr>
                <w:rFonts w:ascii="Menlo" w:hAnsi="Menlo" w:cs="Menlo"/>
                <w:color w:val="098658"/>
                <w:sz w:val="18"/>
                <w:szCs w:val="18"/>
              </w:rPr>
              <w:t>0.5</w:t>
            </w:r>
            <w:r w:rsidRPr="00DF25CA">
              <w:rPr>
                <w:rFonts w:ascii="Menlo" w:hAnsi="Menlo" w:cs="Menlo"/>
                <w:color w:val="000000"/>
                <w:sz w:val="18"/>
                <w:szCs w:val="18"/>
              </w:rPr>
              <w:t>:</w:t>
            </w:r>
          </w:p>
          <w:p w14:paraId="04DDC632"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p>
          <w:p w14:paraId="4B0910BB"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X_train</w:t>
            </w:r>
            <w:r w:rsidRPr="00DF25CA">
              <w:rPr>
                <w:rFonts w:ascii="Menlo" w:hAnsi="Menlo" w:cs="Menlo"/>
                <w:color w:val="000000"/>
                <w:sz w:val="18"/>
                <w:szCs w:val="18"/>
              </w:rPr>
              <w:t>.</w:t>
            </w:r>
            <w:r w:rsidRPr="00DF25CA">
              <w:rPr>
                <w:rFonts w:ascii="Menlo" w:hAnsi="Menlo" w:cs="Menlo"/>
                <w:color w:val="795E26"/>
                <w:sz w:val="18"/>
                <w:szCs w:val="18"/>
              </w:rPr>
              <w:t>append</w:t>
            </w:r>
            <w:r w:rsidRPr="00DF25CA">
              <w:rPr>
                <w:rFonts w:ascii="Menlo" w:hAnsi="Menlo" w:cs="Menlo"/>
                <w:color w:val="000000"/>
                <w:sz w:val="18"/>
                <w:szCs w:val="18"/>
              </w:rPr>
              <w:t>(</w:t>
            </w:r>
            <w:r w:rsidRPr="00DF25CA">
              <w:rPr>
                <w:rFonts w:ascii="Menlo" w:hAnsi="Menlo" w:cs="Menlo"/>
                <w:color w:val="001080"/>
                <w:sz w:val="18"/>
                <w:szCs w:val="18"/>
              </w:rPr>
              <w:t>frame</w:t>
            </w:r>
            <w:r w:rsidRPr="00DF25CA">
              <w:rPr>
                <w:rFonts w:ascii="Menlo" w:hAnsi="Menlo" w:cs="Menlo"/>
                <w:color w:val="000000"/>
                <w:sz w:val="18"/>
                <w:szCs w:val="18"/>
              </w:rPr>
              <w:t>)</w:t>
            </w:r>
          </w:p>
          <w:p w14:paraId="35D3A1FD"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y_train</w:t>
            </w:r>
            <w:r w:rsidRPr="00DF25CA">
              <w:rPr>
                <w:rFonts w:ascii="Menlo" w:hAnsi="Menlo" w:cs="Menlo"/>
                <w:color w:val="000000"/>
                <w:sz w:val="18"/>
                <w:szCs w:val="18"/>
              </w:rPr>
              <w:t>.</w:t>
            </w:r>
            <w:r w:rsidRPr="00DF25CA">
              <w:rPr>
                <w:rFonts w:ascii="Menlo" w:hAnsi="Menlo" w:cs="Menlo"/>
                <w:color w:val="795E26"/>
                <w:sz w:val="18"/>
                <w:szCs w:val="18"/>
              </w:rPr>
              <w:t>append</w:t>
            </w:r>
            <w:r w:rsidRPr="00DF25CA">
              <w:rPr>
                <w:rFonts w:ascii="Menlo" w:hAnsi="Menlo" w:cs="Menlo"/>
                <w:color w:val="000000"/>
                <w:sz w:val="18"/>
                <w:szCs w:val="18"/>
              </w:rPr>
              <w:t>(</w:t>
            </w:r>
            <w:r w:rsidRPr="00DF25CA">
              <w:rPr>
                <w:rFonts w:ascii="Menlo" w:hAnsi="Menlo" w:cs="Menlo"/>
                <w:color w:val="001080"/>
                <w:sz w:val="18"/>
                <w:szCs w:val="18"/>
              </w:rPr>
              <w:t>LoC</w:t>
            </w:r>
            <w:r w:rsidRPr="00DF25CA">
              <w:rPr>
                <w:rFonts w:ascii="Menlo" w:hAnsi="Menlo" w:cs="Menlo"/>
                <w:color w:val="000000"/>
                <w:sz w:val="18"/>
                <w:szCs w:val="18"/>
              </w:rPr>
              <w:t>)</w:t>
            </w:r>
          </w:p>
          <w:p w14:paraId="12FA2867"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AF00DB"/>
                <w:sz w:val="18"/>
                <w:szCs w:val="18"/>
              </w:rPr>
              <w:t>else</w:t>
            </w:r>
            <w:r w:rsidRPr="00DF25CA">
              <w:rPr>
                <w:rFonts w:ascii="Menlo" w:hAnsi="Menlo" w:cs="Menlo"/>
                <w:color w:val="000000"/>
                <w:sz w:val="18"/>
                <w:szCs w:val="18"/>
              </w:rPr>
              <w:t>:</w:t>
            </w:r>
          </w:p>
          <w:p w14:paraId="21ECA174"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X_test</w:t>
            </w:r>
            <w:r w:rsidRPr="00DF25CA">
              <w:rPr>
                <w:rFonts w:ascii="Menlo" w:hAnsi="Menlo" w:cs="Menlo"/>
                <w:color w:val="000000"/>
                <w:sz w:val="18"/>
                <w:szCs w:val="18"/>
              </w:rPr>
              <w:t>.</w:t>
            </w:r>
            <w:r w:rsidRPr="00DF25CA">
              <w:rPr>
                <w:rFonts w:ascii="Menlo" w:hAnsi="Menlo" w:cs="Menlo"/>
                <w:color w:val="795E26"/>
                <w:sz w:val="18"/>
                <w:szCs w:val="18"/>
              </w:rPr>
              <w:t>append</w:t>
            </w:r>
            <w:r w:rsidRPr="00DF25CA">
              <w:rPr>
                <w:rFonts w:ascii="Menlo" w:hAnsi="Menlo" w:cs="Menlo"/>
                <w:color w:val="000000"/>
                <w:sz w:val="18"/>
                <w:szCs w:val="18"/>
              </w:rPr>
              <w:t>(</w:t>
            </w:r>
            <w:r w:rsidRPr="00DF25CA">
              <w:rPr>
                <w:rFonts w:ascii="Menlo" w:hAnsi="Menlo" w:cs="Menlo"/>
                <w:color w:val="001080"/>
                <w:sz w:val="18"/>
                <w:szCs w:val="18"/>
              </w:rPr>
              <w:t>frame</w:t>
            </w:r>
            <w:r w:rsidRPr="00DF25CA">
              <w:rPr>
                <w:rFonts w:ascii="Menlo" w:hAnsi="Menlo" w:cs="Menlo"/>
                <w:color w:val="000000"/>
                <w:sz w:val="18"/>
                <w:szCs w:val="18"/>
              </w:rPr>
              <w:t>)</w:t>
            </w:r>
          </w:p>
          <w:p w14:paraId="0DFAB529"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1080"/>
                <w:sz w:val="18"/>
                <w:szCs w:val="18"/>
              </w:rPr>
              <w:t>y_test</w:t>
            </w:r>
            <w:r w:rsidRPr="00DF25CA">
              <w:rPr>
                <w:rFonts w:ascii="Menlo" w:hAnsi="Menlo" w:cs="Menlo"/>
                <w:color w:val="000000"/>
                <w:sz w:val="18"/>
                <w:szCs w:val="18"/>
              </w:rPr>
              <w:t>.</w:t>
            </w:r>
            <w:r w:rsidRPr="00DF25CA">
              <w:rPr>
                <w:rFonts w:ascii="Menlo" w:hAnsi="Menlo" w:cs="Menlo"/>
                <w:color w:val="795E26"/>
                <w:sz w:val="18"/>
                <w:szCs w:val="18"/>
              </w:rPr>
              <w:t>append</w:t>
            </w:r>
            <w:r w:rsidRPr="00DF25CA">
              <w:rPr>
                <w:rFonts w:ascii="Menlo" w:hAnsi="Menlo" w:cs="Menlo"/>
                <w:color w:val="000000"/>
                <w:sz w:val="18"/>
                <w:szCs w:val="18"/>
              </w:rPr>
              <w:t>(</w:t>
            </w:r>
            <w:r w:rsidRPr="00DF25CA">
              <w:rPr>
                <w:rFonts w:ascii="Menlo" w:hAnsi="Menlo" w:cs="Menlo"/>
                <w:color w:val="001080"/>
                <w:sz w:val="18"/>
                <w:szCs w:val="18"/>
              </w:rPr>
              <w:t>LoC</w:t>
            </w:r>
            <w:r w:rsidRPr="00DF25CA">
              <w:rPr>
                <w:rFonts w:ascii="Menlo" w:hAnsi="Menlo" w:cs="Menlo"/>
                <w:color w:val="000000"/>
                <w:sz w:val="18"/>
                <w:szCs w:val="18"/>
              </w:rPr>
              <w:t>)</w:t>
            </w:r>
          </w:p>
          <w:p w14:paraId="6604AD73"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p>
          <w:p w14:paraId="5C7F0086"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p>
          <w:p w14:paraId="0F43F62A"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AF00DB"/>
                <w:sz w:val="18"/>
                <w:szCs w:val="18"/>
              </w:rPr>
              <w:t>else</w:t>
            </w:r>
            <w:r w:rsidRPr="00DF25CA">
              <w:rPr>
                <w:rFonts w:ascii="Menlo" w:hAnsi="Menlo" w:cs="Menlo"/>
                <w:color w:val="000000"/>
                <w:sz w:val="18"/>
                <w:szCs w:val="18"/>
              </w:rPr>
              <w:t>:</w:t>
            </w:r>
          </w:p>
          <w:p w14:paraId="3D4768CC" w14:textId="77777777" w:rsidR="00267805" w:rsidRPr="00BD16EC" w:rsidRDefault="00267805" w:rsidP="002B7376">
            <w:pPr>
              <w:shd w:val="clear" w:color="auto" w:fill="FFFFFF"/>
              <w:spacing w:line="270" w:lineRule="atLeast"/>
              <w:rPr>
                <w:rFonts w:ascii="Menlo" w:hAnsi="Menlo" w:cs="Menlo"/>
                <w:color w:val="000000"/>
                <w:sz w:val="18"/>
                <w:szCs w:val="18"/>
                <w:lang w:val="es-ES"/>
                <w:rPrChange w:id="451" w:author="Pedro Gambus" w:date="2022-01-18T13:35:00Z">
                  <w:rPr>
                    <w:rFonts w:ascii="Menlo" w:hAnsi="Menlo" w:cs="Menlo"/>
                    <w:color w:val="000000"/>
                    <w:sz w:val="18"/>
                    <w:szCs w:val="18"/>
                  </w:rPr>
                </w:rPrChange>
              </w:rPr>
            </w:pPr>
            <w:r w:rsidRPr="00DF25CA">
              <w:rPr>
                <w:rFonts w:ascii="Menlo" w:hAnsi="Menlo" w:cs="Menlo"/>
                <w:color w:val="000000"/>
                <w:sz w:val="18"/>
                <w:szCs w:val="18"/>
              </w:rPr>
              <w:t xml:space="preserve">                </w:t>
            </w:r>
            <w:r w:rsidRPr="00BD16EC">
              <w:rPr>
                <w:rFonts w:ascii="Menlo" w:hAnsi="Menlo" w:cs="Menlo"/>
                <w:color w:val="001080"/>
                <w:sz w:val="18"/>
                <w:szCs w:val="18"/>
                <w:lang w:val="es-ES"/>
                <w:rPrChange w:id="452" w:author="Pedro Gambus" w:date="2022-01-18T13:35:00Z">
                  <w:rPr>
                    <w:rFonts w:ascii="Menlo" w:hAnsi="Menlo" w:cs="Menlo"/>
                    <w:color w:val="001080"/>
                    <w:sz w:val="18"/>
                    <w:szCs w:val="18"/>
                  </w:rPr>
                </w:rPrChange>
              </w:rPr>
              <w:t>e</w:t>
            </w:r>
            <w:r w:rsidRPr="00BD16EC">
              <w:rPr>
                <w:rFonts w:ascii="Menlo" w:hAnsi="Menlo" w:cs="Menlo"/>
                <w:color w:val="000000"/>
                <w:sz w:val="18"/>
                <w:szCs w:val="18"/>
                <w:lang w:val="es-ES"/>
                <w:rPrChange w:id="453" w:author="Pedro Gambus" w:date="2022-01-18T13:35:00Z">
                  <w:rPr>
                    <w:rFonts w:ascii="Menlo" w:hAnsi="Menlo" w:cs="Menlo"/>
                    <w:color w:val="000000"/>
                    <w:sz w:val="18"/>
                    <w:szCs w:val="18"/>
                  </w:rPr>
                </w:rPrChange>
              </w:rPr>
              <w:t xml:space="preserve"> = </w:t>
            </w:r>
            <w:r w:rsidRPr="00BD16EC">
              <w:rPr>
                <w:rFonts w:ascii="Menlo" w:hAnsi="Menlo" w:cs="Menlo"/>
                <w:color w:val="001080"/>
                <w:sz w:val="18"/>
                <w:szCs w:val="18"/>
                <w:lang w:val="es-ES"/>
                <w:rPrChange w:id="454" w:author="Pedro Gambus" w:date="2022-01-18T13:35:00Z">
                  <w:rPr>
                    <w:rFonts w:ascii="Menlo" w:hAnsi="Menlo" w:cs="Menlo"/>
                    <w:color w:val="001080"/>
                    <w:sz w:val="18"/>
                    <w:szCs w:val="18"/>
                  </w:rPr>
                </w:rPrChange>
              </w:rPr>
              <w:t>e</w:t>
            </w:r>
            <w:r w:rsidRPr="00BD16EC">
              <w:rPr>
                <w:rFonts w:ascii="Menlo" w:hAnsi="Menlo" w:cs="Menlo"/>
                <w:color w:val="000000"/>
                <w:sz w:val="18"/>
                <w:szCs w:val="18"/>
                <w:lang w:val="es-ES"/>
                <w:rPrChange w:id="455" w:author="Pedro Gambus" w:date="2022-01-18T13:35:00Z">
                  <w:rPr>
                    <w:rFonts w:ascii="Menlo" w:hAnsi="Menlo" w:cs="Menlo"/>
                    <w:color w:val="000000"/>
                    <w:sz w:val="18"/>
                    <w:szCs w:val="18"/>
                  </w:rPr>
                </w:rPrChange>
              </w:rPr>
              <w:t>+</w:t>
            </w:r>
            <w:r w:rsidRPr="00BD16EC">
              <w:rPr>
                <w:rFonts w:ascii="Menlo" w:hAnsi="Menlo" w:cs="Menlo"/>
                <w:color w:val="098658"/>
                <w:sz w:val="18"/>
                <w:szCs w:val="18"/>
                <w:lang w:val="es-ES"/>
                <w:rPrChange w:id="456" w:author="Pedro Gambus" w:date="2022-01-18T13:35:00Z">
                  <w:rPr>
                    <w:rFonts w:ascii="Menlo" w:hAnsi="Menlo" w:cs="Menlo"/>
                    <w:color w:val="098658"/>
                    <w:sz w:val="18"/>
                    <w:szCs w:val="18"/>
                  </w:rPr>
                </w:rPrChange>
              </w:rPr>
              <w:t>1</w:t>
            </w:r>
          </w:p>
          <w:p w14:paraId="778C3525" w14:textId="77777777" w:rsidR="00267805" w:rsidRPr="00BD16EC" w:rsidRDefault="00267805" w:rsidP="002B7376">
            <w:pPr>
              <w:shd w:val="clear" w:color="auto" w:fill="FFFFFF"/>
              <w:spacing w:line="270" w:lineRule="atLeast"/>
              <w:rPr>
                <w:rFonts w:ascii="Menlo" w:hAnsi="Menlo" w:cs="Menlo"/>
                <w:color w:val="000000"/>
                <w:sz w:val="18"/>
                <w:szCs w:val="18"/>
                <w:lang w:val="es-ES"/>
                <w:rPrChange w:id="457" w:author="Pedro Gambus" w:date="2022-01-18T13:35:00Z">
                  <w:rPr>
                    <w:rFonts w:ascii="Menlo" w:hAnsi="Menlo" w:cs="Menlo"/>
                    <w:color w:val="000000"/>
                    <w:sz w:val="18"/>
                    <w:szCs w:val="18"/>
                  </w:rPr>
                </w:rPrChange>
              </w:rPr>
            </w:pPr>
            <w:r w:rsidRPr="00BD16EC">
              <w:rPr>
                <w:rFonts w:ascii="Menlo" w:hAnsi="Menlo" w:cs="Menlo"/>
                <w:color w:val="000000"/>
                <w:sz w:val="18"/>
                <w:szCs w:val="18"/>
                <w:lang w:val="es-ES"/>
                <w:rPrChange w:id="458" w:author="Pedro Gambus" w:date="2022-01-18T13:35:00Z">
                  <w:rPr>
                    <w:rFonts w:ascii="Menlo" w:hAnsi="Menlo" w:cs="Menlo"/>
                    <w:color w:val="000000"/>
                    <w:sz w:val="18"/>
                    <w:szCs w:val="18"/>
                  </w:rPr>
                </w:rPrChange>
              </w:rPr>
              <w:t xml:space="preserve">    </w:t>
            </w:r>
            <w:r w:rsidRPr="00BD16EC">
              <w:rPr>
                <w:rFonts w:ascii="Menlo" w:hAnsi="Menlo" w:cs="Menlo"/>
                <w:color w:val="AF00DB"/>
                <w:sz w:val="18"/>
                <w:szCs w:val="18"/>
                <w:lang w:val="es-ES"/>
                <w:rPrChange w:id="459" w:author="Pedro Gambus" w:date="2022-01-18T13:35:00Z">
                  <w:rPr>
                    <w:rFonts w:ascii="Menlo" w:hAnsi="Menlo" w:cs="Menlo"/>
                    <w:color w:val="AF00DB"/>
                    <w:sz w:val="18"/>
                    <w:szCs w:val="18"/>
                  </w:rPr>
                </w:rPrChange>
              </w:rPr>
              <w:t>else</w:t>
            </w:r>
            <w:r w:rsidRPr="00BD16EC">
              <w:rPr>
                <w:rFonts w:ascii="Menlo" w:hAnsi="Menlo" w:cs="Menlo"/>
                <w:color w:val="000000"/>
                <w:sz w:val="18"/>
                <w:szCs w:val="18"/>
                <w:lang w:val="es-ES"/>
                <w:rPrChange w:id="460" w:author="Pedro Gambus" w:date="2022-01-18T13:35:00Z">
                  <w:rPr>
                    <w:rFonts w:ascii="Menlo" w:hAnsi="Menlo" w:cs="Menlo"/>
                    <w:color w:val="000000"/>
                    <w:sz w:val="18"/>
                    <w:szCs w:val="18"/>
                  </w:rPr>
                </w:rPrChange>
              </w:rPr>
              <w:t>:</w:t>
            </w:r>
          </w:p>
          <w:p w14:paraId="58DFC0E1" w14:textId="77777777" w:rsidR="00267805" w:rsidRPr="00BD16EC" w:rsidRDefault="00267805" w:rsidP="002B7376">
            <w:pPr>
              <w:shd w:val="clear" w:color="auto" w:fill="FFFFFF"/>
              <w:spacing w:line="270" w:lineRule="atLeast"/>
              <w:rPr>
                <w:rFonts w:ascii="Menlo" w:hAnsi="Menlo" w:cs="Menlo"/>
                <w:color w:val="000000"/>
                <w:sz w:val="18"/>
                <w:szCs w:val="18"/>
                <w:lang w:val="es-ES"/>
                <w:rPrChange w:id="461" w:author="Pedro Gambus" w:date="2022-01-18T13:35:00Z">
                  <w:rPr>
                    <w:rFonts w:ascii="Menlo" w:hAnsi="Menlo" w:cs="Menlo"/>
                    <w:color w:val="000000"/>
                    <w:sz w:val="18"/>
                    <w:szCs w:val="18"/>
                  </w:rPr>
                </w:rPrChange>
              </w:rPr>
            </w:pPr>
            <w:r w:rsidRPr="00BD16EC">
              <w:rPr>
                <w:rFonts w:ascii="Menlo" w:hAnsi="Menlo" w:cs="Menlo"/>
                <w:color w:val="000000"/>
                <w:sz w:val="18"/>
                <w:szCs w:val="18"/>
                <w:lang w:val="es-ES"/>
                <w:rPrChange w:id="462" w:author="Pedro Gambus" w:date="2022-01-18T13:35:00Z">
                  <w:rPr>
                    <w:rFonts w:ascii="Menlo" w:hAnsi="Menlo" w:cs="Menlo"/>
                    <w:color w:val="000000"/>
                    <w:sz w:val="18"/>
                    <w:szCs w:val="18"/>
                  </w:rPr>
                </w:rPrChange>
              </w:rPr>
              <w:t xml:space="preserve">        </w:t>
            </w:r>
            <w:r w:rsidRPr="00BD16EC">
              <w:rPr>
                <w:rFonts w:ascii="Menlo" w:hAnsi="Menlo" w:cs="Menlo"/>
                <w:color w:val="001080"/>
                <w:sz w:val="18"/>
                <w:szCs w:val="18"/>
                <w:lang w:val="es-ES"/>
                <w:rPrChange w:id="463" w:author="Pedro Gambus" w:date="2022-01-18T13:35:00Z">
                  <w:rPr>
                    <w:rFonts w:ascii="Menlo" w:hAnsi="Menlo" w:cs="Menlo"/>
                    <w:color w:val="001080"/>
                    <w:sz w:val="18"/>
                    <w:szCs w:val="18"/>
                  </w:rPr>
                </w:rPrChange>
              </w:rPr>
              <w:t>no_event</w:t>
            </w:r>
            <w:r w:rsidRPr="00BD16EC">
              <w:rPr>
                <w:rFonts w:ascii="Menlo" w:hAnsi="Menlo" w:cs="Menlo"/>
                <w:color w:val="000000"/>
                <w:sz w:val="18"/>
                <w:szCs w:val="18"/>
                <w:lang w:val="es-ES"/>
                <w:rPrChange w:id="464" w:author="Pedro Gambus" w:date="2022-01-18T13:35:00Z">
                  <w:rPr>
                    <w:rFonts w:ascii="Menlo" w:hAnsi="Menlo" w:cs="Menlo"/>
                    <w:color w:val="000000"/>
                    <w:sz w:val="18"/>
                    <w:szCs w:val="18"/>
                  </w:rPr>
                </w:rPrChange>
              </w:rPr>
              <w:t xml:space="preserve"> = </w:t>
            </w:r>
            <w:r w:rsidRPr="00BD16EC">
              <w:rPr>
                <w:rFonts w:ascii="Menlo" w:hAnsi="Menlo" w:cs="Menlo"/>
                <w:color w:val="001080"/>
                <w:sz w:val="18"/>
                <w:szCs w:val="18"/>
                <w:lang w:val="es-ES"/>
                <w:rPrChange w:id="465" w:author="Pedro Gambus" w:date="2022-01-18T13:35:00Z">
                  <w:rPr>
                    <w:rFonts w:ascii="Menlo" w:hAnsi="Menlo" w:cs="Menlo"/>
                    <w:color w:val="001080"/>
                    <w:sz w:val="18"/>
                    <w:szCs w:val="18"/>
                  </w:rPr>
                </w:rPrChange>
              </w:rPr>
              <w:t>no_event</w:t>
            </w:r>
            <w:r w:rsidRPr="00BD16EC">
              <w:rPr>
                <w:rFonts w:ascii="Menlo" w:hAnsi="Menlo" w:cs="Menlo"/>
                <w:color w:val="000000"/>
                <w:sz w:val="18"/>
                <w:szCs w:val="18"/>
                <w:lang w:val="es-ES"/>
                <w:rPrChange w:id="466" w:author="Pedro Gambus" w:date="2022-01-18T13:35:00Z">
                  <w:rPr>
                    <w:rFonts w:ascii="Menlo" w:hAnsi="Menlo" w:cs="Menlo"/>
                    <w:color w:val="000000"/>
                    <w:sz w:val="18"/>
                    <w:szCs w:val="18"/>
                  </w:rPr>
                </w:rPrChange>
              </w:rPr>
              <w:t xml:space="preserve"> +</w:t>
            </w:r>
            <w:r w:rsidRPr="00BD16EC">
              <w:rPr>
                <w:rFonts w:ascii="Menlo" w:hAnsi="Menlo" w:cs="Menlo"/>
                <w:color w:val="098658"/>
                <w:sz w:val="18"/>
                <w:szCs w:val="18"/>
                <w:lang w:val="es-ES"/>
                <w:rPrChange w:id="467" w:author="Pedro Gambus" w:date="2022-01-18T13:35:00Z">
                  <w:rPr>
                    <w:rFonts w:ascii="Menlo" w:hAnsi="Menlo" w:cs="Menlo"/>
                    <w:color w:val="098658"/>
                    <w:sz w:val="18"/>
                    <w:szCs w:val="18"/>
                  </w:rPr>
                </w:rPrChange>
              </w:rPr>
              <w:t>1</w:t>
            </w:r>
          </w:p>
          <w:p w14:paraId="1AF75C12" w14:textId="77777777" w:rsidR="00267805" w:rsidRPr="00BD16EC" w:rsidRDefault="00267805" w:rsidP="002B7376">
            <w:pPr>
              <w:shd w:val="clear" w:color="auto" w:fill="FFFFFF"/>
              <w:spacing w:after="240" w:line="270" w:lineRule="atLeast"/>
              <w:rPr>
                <w:rFonts w:ascii="Menlo" w:hAnsi="Menlo" w:cs="Menlo"/>
                <w:color w:val="000000"/>
                <w:sz w:val="18"/>
                <w:szCs w:val="18"/>
                <w:lang w:val="es-ES"/>
                <w:rPrChange w:id="468" w:author="Pedro Gambus" w:date="2022-01-18T13:35:00Z">
                  <w:rPr>
                    <w:rFonts w:ascii="Menlo" w:hAnsi="Menlo" w:cs="Menlo"/>
                    <w:color w:val="000000"/>
                    <w:sz w:val="18"/>
                    <w:szCs w:val="18"/>
                  </w:rPr>
                </w:rPrChange>
              </w:rPr>
            </w:pPr>
          </w:p>
          <w:p w14:paraId="1E93DA56"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8000"/>
                <w:sz w:val="18"/>
                <w:szCs w:val="18"/>
              </w:rPr>
              <w:t xml:space="preserve">#Glimpse of the amount of patients being used and those not </w:t>
            </w:r>
          </w:p>
          <w:p w14:paraId="292BC6C6"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795E26"/>
                <w:sz w:val="18"/>
                <w:szCs w:val="18"/>
              </w:rPr>
              <w:t>print</w:t>
            </w:r>
            <w:r w:rsidRPr="00DF25CA">
              <w:rPr>
                <w:rFonts w:ascii="Menlo" w:hAnsi="Menlo" w:cs="Menlo"/>
                <w:color w:val="000000"/>
                <w:sz w:val="18"/>
                <w:szCs w:val="18"/>
              </w:rPr>
              <w:t>(</w:t>
            </w:r>
            <w:r w:rsidRPr="00DF25CA">
              <w:rPr>
                <w:rFonts w:ascii="Menlo" w:hAnsi="Menlo" w:cs="Menlo"/>
                <w:color w:val="0000FF"/>
                <w:sz w:val="18"/>
                <w:szCs w:val="18"/>
              </w:rPr>
              <w:t>f</w:t>
            </w:r>
            <w:r w:rsidRPr="00DF25CA">
              <w:rPr>
                <w:rFonts w:ascii="Menlo" w:hAnsi="Menlo" w:cs="Menlo"/>
                <w:color w:val="A31515"/>
                <w:sz w:val="18"/>
                <w:szCs w:val="18"/>
              </w:rPr>
              <w:t xml:space="preserve">’There are </w:t>
            </w:r>
            <w:r w:rsidRPr="00DF25CA">
              <w:rPr>
                <w:rFonts w:ascii="Menlo" w:hAnsi="Menlo" w:cs="Menlo"/>
                <w:color w:val="0000FF"/>
                <w:sz w:val="18"/>
                <w:szCs w:val="18"/>
              </w:rPr>
              <w:t>{</w:t>
            </w:r>
            <w:r w:rsidRPr="00DF25CA">
              <w:rPr>
                <w:rFonts w:ascii="Menlo" w:hAnsi="Menlo" w:cs="Menlo"/>
                <w:color w:val="001080"/>
                <w:sz w:val="18"/>
                <w:szCs w:val="18"/>
              </w:rPr>
              <w:t>available_index</w:t>
            </w:r>
            <w:r w:rsidRPr="00DF25CA">
              <w:rPr>
                <w:rFonts w:ascii="Menlo" w:hAnsi="Menlo" w:cs="Menlo"/>
                <w:color w:val="0000FF"/>
                <w:sz w:val="18"/>
                <w:szCs w:val="18"/>
              </w:rPr>
              <w:t>}</w:t>
            </w:r>
            <w:r w:rsidRPr="00DF25CA">
              <w:rPr>
                <w:rFonts w:ascii="Menlo" w:hAnsi="Menlo" w:cs="Menlo"/>
                <w:color w:val="A31515"/>
                <w:sz w:val="18"/>
                <w:szCs w:val="18"/>
              </w:rPr>
              <w:t xml:space="preserve">  patients from </w:t>
            </w:r>
            <w:r w:rsidRPr="00DF25CA">
              <w:rPr>
                <w:rFonts w:ascii="Menlo" w:hAnsi="Menlo" w:cs="Menlo"/>
                <w:color w:val="0000FF"/>
                <w:sz w:val="18"/>
                <w:szCs w:val="18"/>
              </w:rPr>
              <w:t>{</w:t>
            </w:r>
            <w:r w:rsidRPr="00DF25CA">
              <w:rPr>
                <w:rFonts w:ascii="Menlo" w:hAnsi="Menlo" w:cs="Menlo"/>
                <w:color w:val="001080"/>
                <w:sz w:val="18"/>
                <w:szCs w:val="18"/>
              </w:rPr>
              <w:t>available_index</w:t>
            </w:r>
            <w:r w:rsidRPr="00DF25CA">
              <w:rPr>
                <w:rFonts w:ascii="Menlo" w:hAnsi="Menlo" w:cs="Menlo"/>
                <w:color w:val="000000"/>
                <w:sz w:val="18"/>
                <w:szCs w:val="18"/>
              </w:rPr>
              <w:t xml:space="preserve"> + </w:t>
            </w:r>
            <w:r w:rsidRPr="00DF25CA">
              <w:rPr>
                <w:rFonts w:ascii="Menlo" w:hAnsi="Menlo" w:cs="Menlo"/>
                <w:color w:val="001080"/>
                <w:sz w:val="18"/>
                <w:szCs w:val="18"/>
              </w:rPr>
              <w:t>no_event</w:t>
            </w:r>
            <w:r w:rsidRPr="00DF25CA">
              <w:rPr>
                <w:rFonts w:ascii="Menlo" w:hAnsi="Menlo" w:cs="Menlo"/>
                <w:color w:val="0000FF"/>
                <w:sz w:val="18"/>
                <w:szCs w:val="18"/>
              </w:rPr>
              <w:t>}</w:t>
            </w:r>
            <w:r w:rsidRPr="00DF25CA">
              <w:rPr>
                <w:rFonts w:ascii="Menlo" w:hAnsi="Menlo" w:cs="Menlo"/>
                <w:color w:val="A31515"/>
                <w:sz w:val="18"/>
                <w:szCs w:val="18"/>
              </w:rPr>
              <w:t xml:space="preserve"> with verbal response recording’</w:t>
            </w:r>
            <w:r w:rsidRPr="00DF25CA">
              <w:rPr>
                <w:rFonts w:ascii="Menlo" w:hAnsi="Menlo" w:cs="Menlo"/>
                <w:color w:val="000000"/>
                <w:sz w:val="18"/>
                <w:szCs w:val="18"/>
              </w:rPr>
              <w:t>)</w:t>
            </w:r>
          </w:p>
          <w:p w14:paraId="0F754FE2"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795E26"/>
                <w:sz w:val="18"/>
                <w:szCs w:val="18"/>
              </w:rPr>
              <w:t>print</w:t>
            </w:r>
            <w:r w:rsidRPr="00DF25CA">
              <w:rPr>
                <w:rFonts w:ascii="Menlo" w:hAnsi="Menlo" w:cs="Menlo"/>
                <w:color w:val="000000"/>
                <w:sz w:val="18"/>
                <w:szCs w:val="18"/>
              </w:rPr>
              <w:t>(</w:t>
            </w:r>
            <w:r w:rsidRPr="00DF25CA">
              <w:rPr>
                <w:rFonts w:ascii="Menlo" w:hAnsi="Menlo" w:cs="Menlo"/>
                <w:color w:val="0000FF"/>
                <w:sz w:val="18"/>
                <w:szCs w:val="18"/>
              </w:rPr>
              <w:t>f</w:t>
            </w:r>
            <w:r w:rsidRPr="00DF25CA">
              <w:rPr>
                <w:rFonts w:ascii="Menlo" w:hAnsi="Menlo" w:cs="Menlo"/>
                <w:color w:val="A31515"/>
                <w:sz w:val="18"/>
                <w:szCs w:val="18"/>
              </w:rPr>
              <w:t xml:space="preserve">’There are </w:t>
            </w:r>
            <w:r w:rsidRPr="00DF25CA">
              <w:rPr>
                <w:rFonts w:ascii="Menlo" w:hAnsi="Menlo" w:cs="Menlo"/>
                <w:color w:val="0000FF"/>
                <w:sz w:val="18"/>
                <w:szCs w:val="18"/>
              </w:rPr>
              <w:t>{</w:t>
            </w:r>
            <w:r w:rsidRPr="00DF25CA">
              <w:rPr>
                <w:rFonts w:ascii="Menlo" w:hAnsi="Menlo" w:cs="Menlo"/>
                <w:color w:val="795E26"/>
                <w:sz w:val="18"/>
                <w:szCs w:val="18"/>
              </w:rPr>
              <w:t>round</w:t>
            </w:r>
            <w:r w:rsidRPr="00DF25CA">
              <w:rPr>
                <w:rFonts w:ascii="Menlo" w:hAnsi="Menlo" w:cs="Menlo"/>
                <w:color w:val="000000"/>
                <w:sz w:val="18"/>
                <w:szCs w:val="18"/>
              </w:rPr>
              <w:t>((</w:t>
            </w:r>
            <w:r w:rsidRPr="00DF25CA">
              <w:rPr>
                <w:rFonts w:ascii="Menlo" w:hAnsi="Menlo" w:cs="Menlo"/>
                <w:color w:val="001080"/>
                <w:sz w:val="18"/>
                <w:szCs w:val="18"/>
              </w:rPr>
              <w:t>available_patient</w:t>
            </w:r>
            <w:r w:rsidRPr="00DF25CA">
              <w:rPr>
                <w:rFonts w:ascii="Menlo" w:hAnsi="Menlo" w:cs="Menlo"/>
                <w:color w:val="000000"/>
                <w:sz w:val="18"/>
                <w:szCs w:val="18"/>
              </w:rPr>
              <w:t>)*</w:t>
            </w:r>
            <w:r w:rsidRPr="00DF25CA">
              <w:rPr>
                <w:rFonts w:ascii="Menlo" w:hAnsi="Menlo" w:cs="Menlo"/>
                <w:color w:val="098658"/>
                <w:sz w:val="18"/>
                <w:szCs w:val="18"/>
              </w:rPr>
              <w:t>100</w:t>
            </w:r>
            <w:r w:rsidRPr="00DF25CA">
              <w:rPr>
                <w:rFonts w:ascii="Menlo" w:hAnsi="Menlo" w:cs="Menlo"/>
                <w:color w:val="000000"/>
                <w:sz w:val="18"/>
                <w:szCs w:val="18"/>
              </w:rPr>
              <w:t>/</w:t>
            </w:r>
            <w:r w:rsidRPr="00DF25CA">
              <w:rPr>
                <w:rFonts w:ascii="Menlo" w:hAnsi="Menlo" w:cs="Menlo"/>
                <w:color w:val="001080"/>
                <w:sz w:val="18"/>
                <w:szCs w:val="18"/>
              </w:rPr>
              <w:t>available_index</w:t>
            </w:r>
            <w:r w:rsidRPr="00DF25CA">
              <w:rPr>
                <w:rFonts w:ascii="Menlo" w:hAnsi="Menlo" w:cs="Menlo"/>
                <w:color w:val="000000"/>
                <w:sz w:val="18"/>
                <w:szCs w:val="18"/>
              </w:rPr>
              <w:t>,</w:t>
            </w:r>
            <w:r w:rsidRPr="00DF25CA">
              <w:rPr>
                <w:rFonts w:ascii="Menlo" w:hAnsi="Menlo" w:cs="Menlo"/>
                <w:color w:val="098658"/>
                <w:sz w:val="18"/>
                <w:szCs w:val="18"/>
              </w:rPr>
              <w:t>1</w:t>
            </w:r>
            <w:r w:rsidRPr="00DF25CA">
              <w:rPr>
                <w:rFonts w:ascii="Menlo" w:hAnsi="Menlo" w:cs="Menlo"/>
                <w:color w:val="000000"/>
                <w:sz w:val="18"/>
                <w:szCs w:val="18"/>
              </w:rPr>
              <w:t>)</w:t>
            </w:r>
            <w:r w:rsidRPr="00DF25CA">
              <w:rPr>
                <w:rFonts w:ascii="Menlo" w:hAnsi="Menlo" w:cs="Menlo"/>
                <w:color w:val="0000FF"/>
                <w:sz w:val="18"/>
                <w:szCs w:val="18"/>
              </w:rPr>
              <w:t>}</w:t>
            </w:r>
            <w:r w:rsidRPr="00DF25CA">
              <w:rPr>
                <w:rFonts w:ascii="Menlo" w:hAnsi="Menlo" w:cs="Menlo"/>
                <w:color w:val="A31515"/>
                <w:sz w:val="18"/>
                <w:szCs w:val="18"/>
              </w:rPr>
              <w:t xml:space="preserve">% of patients from the </w:t>
            </w:r>
            <w:r w:rsidRPr="00DF25CA">
              <w:rPr>
                <w:rFonts w:ascii="Menlo" w:hAnsi="Menlo" w:cs="Menlo"/>
                <w:color w:val="0000FF"/>
                <w:sz w:val="18"/>
                <w:szCs w:val="18"/>
              </w:rPr>
              <w:t>{</w:t>
            </w:r>
            <w:r w:rsidRPr="00DF25CA">
              <w:rPr>
                <w:rFonts w:ascii="Menlo" w:hAnsi="Menlo" w:cs="Menlo"/>
                <w:color w:val="001080"/>
                <w:sz w:val="18"/>
                <w:szCs w:val="18"/>
              </w:rPr>
              <w:t>available_index</w:t>
            </w:r>
            <w:r w:rsidRPr="00DF25CA">
              <w:rPr>
                <w:rFonts w:ascii="Menlo" w:hAnsi="Menlo" w:cs="Menlo"/>
                <w:color w:val="0000FF"/>
                <w:sz w:val="18"/>
                <w:szCs w:val="18"/>
              </w:rPr>
              <w:t>}</w:t>
            </w:r>
            <w:r w:rsidRPr="00DF25CA">
              <w:rPr>
                <w:rFonts w:ascii="Menlo" w:hAnsi="Menlo" w:cs="Menlo"/>
                <w:color w:val="A31515"/>
                <w:sz w:val="18"/>
                <w:szCs w:val="18"/>
              </w:rPr>
              <w:t xml:space="preserve"> with recorded neg. verbal response which data is handled’</w:t>
            </w:r>
            <w:r w:rsidRPr="00DF25CA">
              <w:rPr>
                <w:rFonts w:ascii="Menlo" w:hAnsi="Menlo" w:cs="Menlo"/>
                <w:color w:val="000000"/>
                <w:sz w:val="18"/>
                <w:szCs w:val="18"/>
              </w:rPr>
              <w:t>)</w:t>
            </w:r>
          </w:p>
          <w:p w14:paraId="22863C30" w14:textId="77777777" w:rsidR="00267805" w:rsidRPr="00DF25CA" w:rsidRDefault="00267805" w:rsidP="002B7376">
            <w:pPr>
              <w:shd w:val="clear" w:color="auto" w:fill="FFFFFF"/>
              <w:spacing w:line="270" w:lineRule="atLeast"/>
              <w:rPr>
                <w:rFonts w:ascii="Menlo" w:hAnsi="Menlo" w:cs="Menlo"/>
                <w:color w:val="000000"/>
                <w:sz w:val="18"/>
                <w:szCs w:val="18"/>
              </w:rPr>
            </w:pPr>
          </w:p>
          <w:p w14:paraId="12BFC1ED"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8000"/>
                <w:sz w:val="18"/>
                <w:szCs w:val="18"/>
              </w:rPr>
              <w:t>#Concatenation the patients’ data for model training</w:t>
            </w:r>
          </w:p>
          <w:p w14:paraId="617F5552"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X_train</w:t>
            </w:r>
            <w:r w:rsidRPr="00DF25CA">
              <w:rPr>
                <w:rFonts w:ascii="Menlo" w:hAnsi="Menlo" w:cs="Menlo"/>
                <w:color w:val="000000"/>
                <w:sz w:val="18"/>
                <w:szCs w:val="18"/>
              </w:rPr>
              <w:t xml:space="preserve"> = </w:t>
            </w:r>
            <w:r w:rsidRPr="00DF25CA">
              <w:rPr>
                <w:rFonts w:ascii="Menlo" w:hAnsi="Menlo" w:cs="Menlo"/>
                <w:color w:val="795E26"/>
                <w:sz w:val="18"/>
                <w:szCs w:val="18"/>
              </w:rPr>
              <w:t>concatenate</w:t>
            </w:r>
            <w:r w:rsidRPr="00DF25CA">
              <w:rPr>
                <w:rFonts w:ascii="Menlo" w:hAnsi="Menlo" w:cs="Menlo"/>
                <w:color w:val="000000"/>
                <w:sz w:val="18"/>
                <w:szCs w:val="18"/>
              </w:rPr>
              <w:t>((</w:t>
            </w:r>
            <w:r w:rsidRPr="00DF25CA">
              <w:rPr>
                <w:rFonts w:ascii="Menlo" w:hAnsi="Menlo" w:cs="Menlo"/>
                <w:color w:val="001080"/>
                <w:sz w:val="18"/>
                <w:szCs w:val="18"/>
              </w:rPr>
              <w:t>X_train</w:t>
            </w:r>
            <w:r w:rsidRPr="00DF25CA">
              <w:rPr>
                <w:rFonts w:ascii="Menlo" w:hAnsi="Menlo" w:cs="Menlo"/>
                <w:color w:val="000000"/>
                <w:sz w:val="18"/>
                <w:szCs w:val="18"/>
              </w:rPr>
              <w:t>))</w:t>
            </w:r>
          </w:p>
          <w:p w14:paraId="6CF91BC7"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X_test</w:t>
            </w:r>
            <w:r w:rsidRPr="00DF25CA">
              <w:rPr>
                <w:rFonts w:ascii="Menlo" w:hAnsi="Menlo" w:cs="Menlo"/>
                <w:color w:val="000000"/>
                <w:sz w:val="18"/>
                <w:szCs w:val="18"/>
              </w:rPr>
              <w:t xml:space="preserve"> = </w:t>
            </w:r>
            <w:r w:rsidRPr="00DF25CA">
              <w:rPr>
                <w:rFonts w:ascii="Menlo" w:hAnsi="Menlo" w:cs="Menlo"/>
                <w:color w:val="795E26"/>
                <w:sz w:val="18"/>
                <w:szCs w:val="18"/>
              </w:rPr>
              <w:t>concatenate</w:t>
            </w:r>
            <w:r w:rsidRPr="00DF25CA">
              <w:rPr>
                <w:rFonts w:ascii="Menlo" w:hAnsi="Menlo" w:cs="Menlo"/>
                <w:color w:val="000000"/>
                <w:sz w:val="18"/>
                <w:szCs w:val="18"/>
              </w:rPr>
              <w:t>(</w:t>
            </w:r>
            <w:r w:rsidRPr="00DF25CA">
              <w:rPr>
                <w:rFonts w:ascii="Menlo" w:hAnsi="Menlo" w:cs="Menlo"/>
                <w:color w:val="001080"/>
                <w:sz w:val="18"/>
                <w:szCs w:val="18"/>
              </w:rPr>
              <w:t>X_test</w:t>
            </w:r>
            <w:r w:rsidRPr="00DF25CA">
              <w:rPr>
                <w:rFonts w:ascii="Menlo" w:hAnsi="Menlo" w:cs="Menlo"/>
                <w:color w:val="000000"/>
                <w:sz w:val="18"/>
                <w:szCs w:val="18"/>
              </w:rPr>
              <w:t>)</w:t>
            </w:r>
          </w:p>
          <w:p w14:paraId="2BAB9E33"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y_train</w:t>
            </w:r>
            <w:r w:rsidRPr="00DF25CA">
              <w:rPr>
                <w:rFonts w:ascii="Menlo" w:hAnsi="Menlo" w:cs="Menlo"/>
                <w:color w:val="000000"/>
                <w:sz w:val="18"/>
                <w:szCs w:val="18"/>
              </w:rPr>
              <w:t xml:space="preserve"> = </w:t>
            </w:r>
            <w:r w:rsidRPr="00DF25CA">
              <w:rPr>
                <w:rFonts w:ascii="Menlo" w:hAnsi="Menlo" w:cs="Menlo"/>
                <w:color w:val="795E26"/>
                <w:sz w:val="18"/>
                <w:szCs w:val="18"/>
              </w:rPr>
              <w:t>concatenate</w:t>
            </w:r>
            <w:r w:rsidRPr="00DF25CA">
              <w:rPr>
                <w:rFonts w:ascii="Menlo" w:hAnsi="Menlo" w:cs="Menlo"/>
                <w:color w:val="000000"/>
                <w:sz w:val="18"/>
                <w:szCs w:val="18"/>
              </w:rPr>
              <w:t>(</w:t>
            </w:r>
            <w:r w:rsidRPr="00DF25CA">
              <w:rPr>
                <w:rFonts w:ascii="Menlo" w:hAnsi="Menlo" w:cs="Menlo"/>
                <w:color w:val="001080"/>
                <w:sz w:val="18"/>
                <w:szCs w:val="18"/>
              </w:rPr>
              <w:t>y_train</w:t>
            </w:r>
            <w:r w:rsidRPr="00DF25CA">
              <w:rPr>
                <w:rFonts w:ascii="Menlo" w:hAnsi="Menlo" w:cs="Menlo"/>
                <w:color w:val="000000"/>
                <w:sz w:val="18"/>
                <w:szCs w:val="18"/>
              </w:rPr>
              <w:t>)</w:t>
            </w:r>
          </w:p>
          <w:p w14:paraId="71E0DC92"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y_test</w:t>
            </w:r>
            <w:r w:rsidRPr="00DF25CA">
              <w:rPr>
                <w:rFonts w:ascii="Menlo" w:hAnsi="Menlo" w:cs="Menlo"/>
                <w:color w:val="000000"/>
                <w:sz w:val="18"/>
                <w:szCs w:val="18"/>
              </w:rPr>
              <w:t xml:space="preserve"> = </w:t>
            </w:r>
            <w:r w:rsidRPr="00DF25CA">
              <w:rPr>
                <w:rFonts w:ascii="Menlo" w:hAnsi="Menlo" w:cs="Menlo"/>
                <w:color w:val="795E26"/>
                <w:sz w:val="18"/>
                <w:szCs w:val="18"/>
              </w:rPr>
              <w:t>concatenate</w:t>
            </w:r>
            <w:r w:rsidRPr="00DF25CA">
              <w:rPr>
                <w:rFonts w:ascii="Menlo" w:hAnsi="Menlo" w:cs="Menlo"/>
                <w:color w:val="000000"/>
                <w:sz w:val="18"/>
                <w:szCs w:val="18"/>
              </w:rPr>
              <w:t>(</w:t>
            </w:r>
            <w:r w:rsidRPr="00DF25CA">
              <w:rPr>
                <w:rFonts w:ascii="Menlo" w:hAnsi="Menlo" w:cs="Menlo"/>
                <w:color w:val="001080"/>
                <w:sz w:val="18"/>
                <w:szCs w:val="18"/>
              </w:rPr>
              <w:t>y_test</w:t>
            </w:r>
            <w:r w:rsidRPr="00DF25CA">
              <w:rPr>
                <w:rFonts w:ascii="Menlo" w:hAnsi="Menlo" w:cs="Menlo"/>
                <w:color w:val="000000"/>
                <w:sz w:val="18"/>
                <w:szCs w:val="18"/>
              </w:rPr>
              <w:t>)</w:t>
            </w:r>
          </w:p>
          <w:p w14:paraId="5A7AC945" w14:textId="77777777" w:rsidR="00267805" w:rsidRPr="00DF25CA" w:rsidRDefault="00267805" w:rsidP="002B7376">
            <w:pPr>
              <w:shd w:val="clear" w:color="auto" w:fill="FFFFFF"/>
              <w:spacing w:line="270" w:lineRule="atLeast"/>
              <w:rPr>
                <w:rFonts w:ascii="Menlo" w:hAnsi="Menlo" w:cs="Menlo"/>
                <w:color w:val="000000"/>
                <w:sz w:val="18"/>
                <w:szCs w:val="18"/>
              </w:rPr>
            </w:pPr>
          </w:p>
          <w:p w14:paraId="33883C33"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8000"/>
                <w:sz w:val="18"/>
                <w:szCs w:val="18"/>
              </w:rPr>
              <w:t>#Saving the matrices to csv so that the results don’t change constantly</w:t>
            </w:r>
          </w:p>
          <w:p w14:paraId="0C7A4C18"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267F99"/>
                <w:sz w:val="18"/>
                <w:szCs w:val="18"/>
              </w:rPr>
              <w:t>pd</w:t>
            </w:r>
            <w:r w:rsidRPr="00DF25CA">
              <w:rPr>
                <w:rFonts w:ascii="Menlo" w:hAnsi="Menlo" w:cs="Menlo"/>
                <w:color w:val="000000"/>
                <w:sz w:val="18"/>
                <w:szCs w:val="18"/>
              </w:rPr>
              <w:t>.</w:t>
            </w:r>
            <w:r w:rsidRPr="00DF25CA">
              <w:rPr>
                <w:rFonts w:ascii="Menlo" w:hAnsi="Menlo" w:cs="Menlo"/>
                <w:color w:val="267F99"/>
                <w:sz w:val="18"/>
                <w:szCs w:val="18"/>
              </w:rPr>
              <w:t>DataFrame</w:t>
            </w:r>
            <w:r w:rsidRPr="00DF25CA">
              <w:rPr>
                <w:rFonts w:ascii="Menlo" w:hAnsi="Menlo" w:cs="Menlo"/>
                <w:color w:val="000000"/>
                <w:sz w:val="18"/>
                <w:szCs w:val="18"/>
              </w:rPr>
              <w:t>(</w:t>
            </w:r>
            <w:r w:rsidRPr="00DF25CA">
              <w:rPr>
                <w:rFonts w:ascii="Menlo" w:hAnsi="Menlo" w:cs="Menlo"/>
                <w:color w:val="001080"/>
                <w:sz w:val="18"/>
                <w:szCs w:val="18"/>
              </w:rPr>
              <w:t>X_train</w:t>
            </w:r>
            <w:r w:rsidRPr="00DF25CA">
              <w:rPr>
                <w:rFonts w:ascii="Menlo" w:hAnsi="Menlo" w:cs="Menlo"/>
                <w:color w:val="000000"/>
                <w:sz w:val="18"/>
                <w:szCs w:val="18"/>
              </w:rPr>
              <w:t>).</w:t>
            </w:r>
            <w:r w:rsidRPr="00DF25CA">
              <w:rPr>
                <w:rFonts w:ascii="Menlo" w:hAnsi="Menlo" w:cs="Menlo"/>
                <w:color w:val="795E26"/>
                <w:sz w:val="18"/>
                <w:szCs w:val="18"/>
              </w:rPr>
              <w:t>to_csv</w:t>
            </w:r>
            <w:r w:rsidRPr="00DF25CA">
              <w:rPr>
                <w:rFonts w:ascii="Menlo" w:hAnsi="Menlo" w:cs="Menlo"/>
                <w:color w:val="000000"/>
                <w:sz w:val="18"/>
                <w:szCs w:val="18"/>
              </w:rPr>
              <w:t>(</w:t>
            </w:r>
            <w:r w:rsidRPr="00DF25CA">
              <w:rPr>
                <w:rFonts w:ascii="Menlo" w:hAnsi="Menlo" w:cs="Menlo"/>
                <w:color w:val="A31515"/>
                <w:sz w:val="18"/>
                <w:szCs w:val="18"/>
              </w:rPr>
              <w:t>‘/Users/marcpalomercadenas/Desktop/TFG/TFG/TrainTestMatrices/X_trainn.csv’</w:t>
            </w:r>
            <w:r w:rsidRPr="00DF25CA">
              <w:rPr>
                <w:rFonts w:ascii="Menlo" w:hAnsi="Menlo" w:cs="Menlo"/>
                <w:color w:val="000000"/>
                <w:sz w:val="18"/>
                <w:szCs w:val="18"/>
              </w:rPr>
              <w:t>)</w:t>
            </w:r>
          </w:p>
          <w:p w14:paraId="4AC5E6D8"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267F99"/>
                <w:sz w:val="18"/>
                <w:szCs w:val="18"/>
              </w:rPr>
              <w:t>pd</w:t>
            </w:r>
            <w:r w:rsidRPr="00DF25CA">
              <w:rPr>
                <w:rFonts w:ascii="Menlo" w:hAnsi="Menlo" w:cs="Menlo"/>
                <w:color w:val="000000"/>
                <w:sz w:val="18"/>
                <w:szCs w:val="18"/>
              </w:rPr>
              <w:t>.</w:t>
            </w:r>
            <w:r w:rsidRPr="00DF25CA">
              <w:rPr>
                <w:rFonts w:ascii="Menlo" w:hAnsi="Menlo" w:cs="Menlo"/>
                <w:color w:val="267F99"/>
                <w:sz w:val="18"/>
                <w:szCs w:val="18"/>
              </w:rPr>
              <w:t>DataFrame</w:t>
            </w:r>
            <w:r w:rsidRPr="00DF25CA">
              <w:rPr>
                <w:rFonts w:ascii="Menlo" w:hAnsi="Menlo" w:cs="Menlo"/>
                <w:color w:val="000000"/>
                <w:sz w:val="18"/>
                <w:szCs w:val="18"/>
              </w:rPr>
              <w:t>(</w:t>
            </w:r>
            <w:r w:rsidRPr="00DF25CA">
              <w:rPr>
                <w:rFonts w:ascii="Menlo" w:hAnsi="Menlo" w:cs="Menlo"/>
                <w:color w:val="001080"/>
                <w:sz w:val="18"/>
                <w:szCs w:val="18"/>
              </w:rPr>
              <w:t>X_test</w:t>
            </w:r>
            <w:r w:rsidRPr="00DF25CA">
              <w:rPr>
                <w:rFonts w:ascii="Menlo" w:hAnsi="Menlo" w:cs="Menlo"/>
                <w:color w:val="000000"/>
                <w:sz w:val="18"/>
                <w:szCs w:val="18"/>
              </w:rPr>
              <w:t>).</w:t>
            </w:r>
            <w:r w:rsidRPr="00DF25CA">
              <w:rPr>
                <w:rFonts w:ascii="Menlo" w:hAnsi="Menlo" w:cs="Menlo"/>
                <w:color w:val="795E26"/>
                <w:sz w:val="18"/>
                <w:szCs w:val="18"/>
              </w:rPr>
              <w:t>to_csv</w:t>
            </w:r>
            <w:r w:rsidRPr="00DF25CA">
              <w:rPr>
                <w:rFonts w:ascii="Menlo" w:hAnsi="Menlo" w:cs="Menlo"/>
                <w:color w:val="000000"/>
                <w:sz w:val="18"/>
                <w:szCs w:val="18"/>
              </w:rPr>
              <w:t>(</w:t>
            </w:r>
            <w:r w:rsidRPr="00DF25CA">
              <w:rPr>
                <w:rFonts w:ascii="Menlo" w:hAnsi="Menlo" w:cs="Menlo"/>
                <w:color w:val="A31515"/>
                <w:sz w:val="18"/>
                <w:szCs w:val="18"/>
              </w:rPr>
              <w:t>‘/Users/marcpalomercadenas/Desktop/TFG/TFG/TrainTestMatrices/X_test.csv’</w:t>
            </w:r>
            <w:r w:rsidRPr="00DF25CA">
              <w:rPr>
                <w:rFonts w:ascii="Menlo" w:hAnsi="Menlo" w:cs="Menlo"/>
                <w:color w:val="000000"/>
                <w:sz w:val="18"/>
                <w:szCs w:val="18"/>
              </w:rPr>
              <w:t>)</w:t>
            </w:r>
          </w:p>
          <w:p w14:paraId="2535DA2A"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267F99"/>
                <w:sz w:val="18"/>
                <w:szCs w:val="18"/>
              </w:rPr>
              <w:t>pd</w:t>
            </w:r>
            <w:r w:rsidRPr="00DF25CA">
              <w:rPr>
                <w:rFonts w:ascii="Menlo" w:hAnsi="Menlo" w:cs="Menlo"/>
                <w:color w:val="000000"/>
                <w:sz w:val="18"/>
                <w:szCs w:val="18"/>
              </w:rPr>
              <w:t>.</w:t>
            </w:r>
            <w:r w:rsidRPr="00DF25CA">
              <w:rPr>
                <w:rFonts w:ascii="Menlo" w:hAnsi="Menlo" w:cs="Menlo"/>
                <w:color w:val="267F99"/>
                <w:sz w:val="18"/>
                <w:szCs w:val="18"/>
              </w:rPr>
              <w:t>DataFrame</w:t>
            </w:r>
            <w:r w:rsidRPr="00DF25CA">
              <w:rPr>
                <w:rFonts w:ascii="Menlo" w:hAnsi="Menlo" w:cs="Menlo"/>
                <w:color w:val="000000"/>
                <w:sz w:val="18"/>
                <w:szCs w:val="18"/>
              </w:rPr>
              <w:t>(</w:t>
            </w:r>
            <w:r w:rsidRPr="00DF25CA">
              <w:rPr>
                <w:rFonts w:ascii="Menlo" w:hAnsi="Menlo" w:cs="Menlo"/>
                <w:color w:val="001080"/>
                <w:sz w:val="18"/>
                <w:szCs w:val="18"/>
              </w:rPr>
              <w:t>y_train</w:t>
            </w:r>
            <w:r w:rsidRPr="00DF25CA">
              <w:rPr>
                <w:rFonts w:ascii="Menlo" w:hAnsi="Menlo" w:cs="Menlo"/>
                <w:color w:val="000000"/>
                <w:sz w:val="18"/>
                <w:szCs w:val="18"/>
              </w:rPr>
              <w:t>).</w:t>
            </w:r>
            <w:r w:rsidRPr="00DF25CA">
              <w:rPr>
                <w:rFonts w:ascii="Menlo" w:hAnsi="Menlo" w:cs="Menlo"/>
                <w:color w:val="795E26"/>
                <w:sz w:val="18"/>
                <w:szCs w:val="18"/>
              </w:rPr>
              <w:t>to_csv</w:t>
            </w:r>
            <w:r w:rsidRPr="00DF25CA">
              <w:rPr>
                <w:rFonts w:ascii="Menlo" w:hAnsi="Menlo" w:cs="Menlo"/>
                <w:color w:val="000000"/>
                <w:sz w:val="18"/>
                <w:szCs w:val="18"/>
              </w:rPr>
              <w:t>(</w:t>
            </w:r>
            <w:r w:rsidRPr="00DF25CA">
              <w:rPr>
                <w:rFonts w:ascii="Menlo" w:hAnsi="Menlo" w:cs="Menlo"/>
                <w:color w:val="A31515"/>
                <w:sz w:val="18"/>
                <w:szCs w:val="18"/>
              </w:rPr>
              <w:t>‘/Users/marcpalomercadenas/Desktop/TFG/TFG/TrainTestMatrices/y_train.csv’</w:t>
            </w:r>
            <w:r w:rsidRPr="00DF25CA">
              <w:rPr>
                <w:rFonts w:ascii="Menlo" w:hAnsi="Menlo" w:cs="Menlo"/>
                <w:color w:val="000000"/>
                <w:sz w:val="18"/>
                <w:szCs w:val="18"/>
              </w:rPr>
              <w:t>)</w:t>
            </w:r>
          </w:p>
          <w:p w14:paraId="1DFF541A"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267F99"/>
                <w:sz w:val="18"/>
                <w:szCs w:val="18"/>
              </w:rPr>
              <w:lastRenderedPageBreak/>
              <w:t>pd</w:t>
            </w:r>
            <w:r w:rsidRPr="00DF25CA">
              <w:rPr>
                <w:rFonts w:ascii="Menlo" w:hAnsi="Menlo" w:cs="Menlo"/>
                <w:color w:val="000000"/>
                <w:sz w:val="18"/>
                <w:szCs w:val="18"/>
              </w:rPr>
              <w:t>.</w:t>
            </w:r>
            <w:r w:rsidRPr="00DF25CA">
              <w:rPr>
                <w:rFonts w:ascii="Menlo" w:hAnsi="Menlo" w:cs="Menlo"/>
                <w:color w:val="267F99"/>
                <w:sz w:val="18"/>
                <w:szCs w:val="18"/>
              </w:rPr>
              <w:t>DataFrame</w:t>
            </w:r>
            <w:r w:rsidRPr="00DF25CA">
              <w:rPr>
                <w:rFonts w:ascii="Menlo" w:hAnsi="Menlo" w:cs="Menlo"/>
                <w:color w:val="000000"/>
                <w:sz w:val="18"/>
                <w:szCs w:val="18"/>
              </w:rPr>
              <w:t>(</w:t>
            </w:r>
            <w:r w:rsidRPr="00DF25CA">
              <w:rPr>
                <w:rFonts w:ascii="Menlo" w:hAnsi="Menlo" w:cs="Menlo"/>
                <w:color w:val="001080"/>
                <w:sz w:val="18"/>
                <w:szCs w:val="18"/>
              </w:rPr>
              <w:t>y_test</w:t>
            </w:r>
            <w:r w:rsidRPr="00DF25CA">
              <w:rPr>
                <w:rFonts w:ascii="Menlo" w:hAnsi="Menlo" w:cs="Menlo"/>
                <w:color w:val="000000"/>
                <w:sz w:val="18"/>
                <w:szCs w:val="18"/>
              </w:rPr>
              <w:t>).</w:t>
            </w:r>
            <w:r w:rsidRPr="00DF25CA">
              <w:rPr>
                <w:rFonts w:ascii="Menlo" w:hAnsi="Menlo" w:cs="Menlo"/>
                <w:color w:val="795E26"/>
                <w:sz w:val="18"/>
                <w:szCs w:val="18"/>
              </w:rPr>
              <w:t>to_csv</w:t>
            </w:r>
            <w:r w:rsidRPr="00DF25CA">
              <w:rPr>
                <w:rFonts w:ascii="Menlo" w:hAnsi="Menlo" w:cs="Menlo"/>
                <w:color w:val="000000"/>
                <w:sz w:val="18"/>
                <w:szCs w:val="18"/>
              </w:rPr>
              <w:t>(</w:t>
            </w:r>
            <w:r w:rsidRPr="00DF25CA">
              <w:rPr>
                <w:rFonts w:ascii="Menlo" w:hAnsi="Menlo" w:cs="Menlo"/>
                <w:color w:val="A31515"/>
                <w:sz w:val="18"/>
                <w:szCs w:val="18"/>
              </w:rPr>
              <w:t>‘/Users/marcpalomercadenas/Desktop/TFG/TFG/TrainTestMatrices/y_test.csv’</w:t>
            </w:r>
            <w:r w:rsidRPr="00DF25CA">
              <w:rPr>
                <w:rFonts w:ascii="Menlo" w:hAnsi="Menlo" w:cs="Menlo"/>
                <w:color w:val="000000"/>
                <w:sz w:val="18"/>
                <w:szCs w:val="18"/>
              </w:rPr>
              <w:t>)</w:t>
            </w:r>
          </w:p>
          <w:p w14:paraId="674A30ED" w14:textId="77777777" w:rsidR="00267805" w:rsidRPr="00DF25CA" w:rsidRDefault="00267805" w:rsidP="002B7376">
            <w:pPr>
              <w:shd w:val="clear" w:color="auto" w:fill="FFFFFF"/>
              <w:spacing w:line="270" w:lineRule="atLeast"/>
              <w:rPr>
                <w:rFonts w:ascii="Menlo" w:hAnsi="Menlo" w:cs="Menlo"/>
                <w:color w:val="000000"/>
                <w:sz w:val="18"/>
                <w:szCs w:val="18"/>
              </w:rPr>
            </w:pPr>
          </w:p>
          <w:p w14:paraId="2443D8E1" w14:textId="77777777" w:rsidR="00267805" w:rsidRPr="00DF25CA" w:rsidRDefault="00267805" w:rsidP="002B7376">
            <w:pPr>
              <w:shd w:val="clear" w:color="auto" w:fill="FFFFFF"/>
              <w:spacing w:line="270" w:lineRule="atLeast"/>
              <w:rPr>
                <w:rFonts w:ascii="Menlo" w:hAnsi="Menlo" w:cs="Menlo"/>
                <w:color w:val="000000"/>
                <w:sz w:val="18"/>
                <w:szCs w:val="18"/>
              </w:rPr>
            </w:pPr>
          </w:p>
        </w:tc>
      </w:tr>
    </w:tbl>
    <w:p w14:paraId="1853D25A" w14:textId="77777777" w:rsidR="00267805" w:rsidRPr="00DF25CA" w:rsidRDefault="00267805" w:rsidP="00267805"/>
    <w:p w14:paraId="62B97EE4" w14:textId="77777777" w:rsidR="00267805" w:rsidRPr="00DF25CA" w:rsidRDefault="00267805" w:rsidP="00267805"/>
    <w:p w14:paraId="0145D383" w14:textId="77777777" w:rsidR="00267805" w:rsidRPr="00DF25CA" w:rsidRDefault="00267805" w:rsidP="00267805">
      <w:r w:rsidRPr="00DF25CA">
        <w:t>Finally, the Model.py archive generates and validates the SVC and RFC models.</w:t>
      </w:r>
    </w:p>
    <w:p w14:paraId="6ED00488" w14:textId="77777777" w:rsidR="00267805" w:rsidRPr="00DF25CA" w:rsidRDefault="00267805" w:rsidP="00267805"/>
    <w:tbl>
      <w:tblPr>
        <w:tblStyle w:val="TableGrid"/>
        <w:tblW w:w="0" w:type="auto"/>
        <w:tblLook w:val="04A0" w:firstRow="1" w:lastRow="0" w:firstColumn="1" w:lastColumn="0" w:noHBand="0" w:noVBand="1"/>
      </w:tblPr>
      <w:tblGrid>
        <w:gridCol w:w="9016"/>
      </w:tblGrid>
      <w:tr w:rsidR="00267805" w:rsidRPr="00DF25CA" w14:paraId="76FDCC7A" w14:textId="77777777" w:rsidTr="002B7376">
        <w:tc>
          <w:tcPr>
            <w:tcW w:w="9016" w:type="dxa"/>
          </w:tcPr>
          <w:p w14:paraId="3D4ABB3C" w14:textId="77777777" w:rsidR="00267805" w:rsidRPr="00DF25CA" w:rsidRDefault="00267805" w:rsidP="002B7376">
            <w:pPr>
              <w:shd w:val="clear" w:color="auto" w:fill="FFFFFF"/>
              <w:spacing w:line="270" w:lineRule="atLeast"/>
              <w:jc w:val="center"/>
            </w:pPr>
            <w:r w:rsidRPr="00DF25CA">
              <w:rPr>
                <w:rFonts w:ascii="Menlo" w:hAnsi="Menlo" w:cs="Menlo"/>
                <w:color w:val="008000"/>
                <w:sz w:val="18"/>
                <w:szCs w:val="18"/>
              </w:rPr>
              <w:t>Model.py</w:t>
            </w:r>
          </w:p>
        </w:tc>
      </w:tr>
      <w:tr w:rsidR="00267805" w:rsidRPr="00BD16EC" w14:paraId="47AAA49E" w14:textId="77777777" w:rsidTr="002B7376">
        <w:tc>
          <w:tcPr>
            <w:tcW w:w="9016" w:type="dxa"/>
          </w:tcPr>
          <w:p w14:paraId="019A62CE"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8000"/>
                <w:sz w:val="18"/>
                <w:szCs w:val="18"/>
              </w:rPr>
              <w:t>#Importing libraries</w:t>
            </w:r>
          </w:p>
          <w:p w14:paraId="1ACD1D54"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AF00DB"/>
                <w:sz w:val="18"/>
                <w:szCs w:val="18"/>
              </w:rPr>
              <w:t>from</w:t>
            </w:r>
            <w:r w:rsidRPr="00DF25CA">
              <w:rPr>
                <w:rFonts w:ascii="Menlo" w:hAnsi="Menlo" w:cs="Menlo"/>
                <w:color w:val="000000"/>
                <w:sz w:val="18"/>
                <w:szCs w:val="18"/>
              </w:rPr>
              <w:t xml:space="preserve"> </w:t>
            </w:r>
            <w:r w:rsidRPr="00DF25CA">
              <w:rPr>
                <w:rFonts w:ascii="Menlo" w:hAnsi="Menlo" w:cs="Menlo"/>
                <w:color w:val="267F99"/>
                <w:sz w:val="18"/>
                <w:szCs w:val="18"/>
              </w:rPr>
              <w:t>libraries</w:t>
            </w:r>
            <w:r w:rsidRPr="00DF25CA">
              <w:rPr>
                <w:rFonts w:ascii="Menlo" w:hAnsi="Menlo" w:cs="Menlo"/>
                <w:color w:val="000000"/>
                <w:sz w:val="18"/>
                <w:szCs w:val="18"/>
              </w:rPr>
              <w:t xml:space="preserve"> </w:t>
            </w:r>
            <w:r w:rsidRPr="00DF25CA">
              <w:rPr>
                <w:rFonts w:ascii="Menlo" w:hAnsi="Menlo" w:cs="Menlo"/>
                <w:color w:val="AF00DB"/>
                <w:sz w:val="18"/>
                <w:szCs w:val="18"/>
              </w:rPr>
              <w:t>import</w:t>
            </w:r>
            <w:r w:rsidRPr="00DF25CA">
              <w:rPr>
                <w:rFonts w:ascii="Menlo" w:hAnsi="Menlo" w:cs="Menlo"/>
                <w:color w:val="000000"/>
                <w:sz w:val="18"/>
                <w:szCs w:val="18"/>
              </w:rPr>
              <w:t xml:space="preserve"> *</w:t>
            </w:r>
          </w:p>
          <w:p w14:paraId="49EAE49A" w14:textId="77777777" w:rsidR="00267805" w:rsidRPr="00DF25CA" w:rsidRDefault="00267805" w:rsidP="002B7376">
            <w:pPr>
              <w:shd w:val="clear" w:color="auto" w:fill="FFFFFF"/>
              <w:spacing w:line="270" w:lineRule="atLeast"/>
              <w:rPr>
                <w:rFonts w:ascii="Menlo" w:hAnsi="Menlo" w:cs="Menlo"/>
                <w:color w:val="000000"/>
                <w:sz w:val="18"/>
                <w:szCs w:val="18"/>
              </w:rPr>
            </w:pPr>
          </w:p>
          <w:p w14:paraId="5350B90E"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8000"/>
                <w:sz w:val="18"/>
                <w:szCs w:val="18"/>
              </w:rPr>
              <w:t>#Reading train and test dataframes</w:t>
            </w:r>
          </w:p>
          <w:p w14:paraId="5AD82CCB"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X_train</w:t>
            </w:r>
            <w:r w:rsidRPr="00DF25CA">
              <w:rPr>
                <w:rFonts w:ascii="Menlo" w:hAnsi="Menlo" w:cs="Menlo"/>
                <w:color w:val="000000"/>
                <w:sz w:val="18"/>
                <w:szCs w:val="18"/>
              </w:rPr>
              <w:t xml:space="preserve"> = </w:t>
            </w:r>
            <w:r w:rsidRPr="00DF25CA">
              <w:rPr>
                <w:rFonts w:ascii="Menlo" w:hAnsi="Menlo" w:cs="Menlo"/>
                <w:color w:val="267F99"/>
                <w:sz w:val="18"/>
                <w:szCs w:val="18"/>
              </w:rPr>
              <w:t>pd</w:t>
            </w:r>
            <w:r w:rsidRPr="00DF25CA">
              <w:rPr>
                <w:rFonts w:ascii="Menlo" w:hAnsi="Menlo" w:cs="Menlo"/>
                <w:color w:val="000000"/>
                <w:sz w:val="18"/>
                <w:szCs w:val="18"/>
              </w:rPr>
              <w:t>.</w:t>
            </w:r>
            <w:r w:rsidRPr="00DF25CA">
              <w:rPr>
                <w:rFonts w:ascii="Menlo" w:hAnsi="Menlo" w:cs="Menlo"/>
                <w:color w:val="795E26"/>
                <w:sz w:val="18"/>
                <w:szCs w:val="18"/>
              </w:rPr>
              <w:t>read_csv</w:t>
            </w:r>
            <w:r w:rsidRPr="00DF25CA">
              <w:rPr>
                <w:rFonts w:ascii="Menlo" w:hAnsi="Menlo" w:cs="Menlo"/>
                <w:color w:val="000000"/>
                <w:sz w:val="18"/>
                <w:szCs w:val="18"/>
              </w:rPr>
              <w:t>(</w:t>
            </w:r>
            <w:r w:rsidRPr="00DF25CA">
              <w:rPr>
                <w:rFonts w:ascii="Menlo" w:hAnsi="Menlo" w:cs="Menlo"/>
                <w:color w:val="A31515"/>
                <w:sz w:val="18"/>
                <w:szCs w:val="18"/>
              </w:rPr>
              <w:t>'/Users/marcpalomercadenas/Desktop/TFG/TFG/TrainTestMatrices/X_train.csv'</w:t>
            </w:r>
            <w:r w:rsidRPr="00DF25CA">
              <w:rPr>
                <w:rFonts w:ascii="Menlo" w:hAnsi="Menlo" w:cs="Menlo"/>
                <w:color w:val="000000"/>
                <w:sz w:val="18"/>
                <w:szCs w:val="18"/>
              </w:rPr>
              <w:t xml:space="preserve">, </w:t>
            </w:r>
            <w:r w:rsidRPr="00DF25CA">
              <w:rPr>
                <w:rFonts w:ascii="Menlo" w:hAnsi="Menlo" w:cs="Menlo"/>
                <w:color w:val="001080"/>
                <w:sz w:val="18"/>
                <w:szCs w:val="18"/>
              </w:rPr>
              <w:t>index_col</w:t>
            </w:r>
            <w:r w:rsidRPr="00DF25CA">
              <w:rPr>
                <w:rFonts w:ascii="Menlo" w:hAnsi="Menlo" w:cs="Menlo"/>
                <w:color w:val="000000"/>
                <w:sz w:val="18"/>
                <w:szCs w:val="18"/>
              </w:rPr>
              <w:t xml:space="preserve"> = </w:t>
            </w:r>
            <w:r w:rsidRPr="00DF25CA">
              <w:rPr>
                <w:rFonts w:ascii="Menlo" w:hAnsi="Menlo" w:cs="Menlo"/>
                <w:color w:val="098658"/>
                <w:sz w:val="18"/>
                <w:szCs w:val="18"/>
              </w:rPr>
              <w:t>0</w:t>
            </w:r>
            <w:r w:rsidRPr="00DF25CA">
              <w:rPr>
                <w:rFonts w:ascii="Menlo" w:hAnsi="Menlo" w:cs="Menlo"/>
                <w:color w:val="000000"/>
                <w:sz w:val="18"/>
                <w:szCs w:val="18"/>
              </w:rPr>
              <w:t>)</w:t>
            </w:r>
          </w:p>
          <w:p w14:paraId="323B585D"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X_test</w:t>
            </w:r>
            <w:r w:rsidRPr="00DF25CA">
              <w:rPr>
                <w:rFonts w:ascii="Menlo" w:hAnsi="Menlo" w:cs="Menlo"/>
                <w:color w:val="000000"/>
                <w:sz w:val="18"/>
                <w:szCs w:val="18"/>
              </w:rPr>
              <w:t xml:space="preserve"> = </w:t>
            </w:r>
            <w:r w:rsidRPr="00DF25CA">
              <w:rPr>
                <w:rFonts w:ascii="Menlo" w:hAnsi="Menlo" w:cs="Menlo"/>
                <w:color w:val="267F99"/>
                <w:sz w:val="18"/>
                <w:szCs w:val="18"/>
              </w:rPr>
              <w:t>pd</w:t>
            </w:r>
            <w:r w:rsidRPr="00DF25CA">
              <w:rPr>
                <w:rFonts w:ascii="Menlo" w:hAnsi="Menlo" w:cs="Menlo"/>
                <w:color w:val="000000"/>
                <w:sz w:val="18"/>
                <w:szCs w:val="18"/>
              </w:rPr>
              <w:t>.</w:t>
            </w:r>
            <w:r w:rsidRPr="00DF25CA">
              <w:rPr>
                <w:rFonts w:ascii="Menlo" w:hAnsi="Menlo" w:cs="Menlo"/>
                <w:color w:val="795E26"/>
                <w:sz w:val="18"/>
                <w:szCs w:val="18"/>
              </w:rPr>
              <w:t>read_csv</w:t>
            </w:r>
            <w:r w:rsidRPr="00DF25CA">
              <w:rPr>
                <w:rFonts w:ascii="Menlo" w:hAnsi="Menlo" w:cs="Menlo"/>
                <w:color w:val="000000"/>
                <w:sz w:val="18"/>
                <w:szCs w:val="18"/>
              </w:rPr>
              <w:t>(</w:t>
            </w:r>
            <w:r w:rsidRPr="00DF25CA">
              <w:rPr>
                <w:rFonts w:ascii="Menlo" w:hAnsi="Menlo" w:cs="Menlo"/>
                <w:color w:val="A31515"/>
                <w:sz w:val="18"/>
                <w:szCs w:val="18"/>
              </w:rPr>
              <w:t>'/Users/marcpalomercadenas/Desktop/TFG/TFG/TrainTestMatrices/X_test.csv'</w:t>
            </w:r>
            <w:r w:rsidRPr="00DF25CA">
              <w:rPr>
                <w:rFonts w:ascii="Menlo" w:hAnsi="Menlo" w:cs="Menlo"/>
                <w:color w:val="000000"/>
                <w:sz w:val="18"/>
                <w:szCs w:val="18"/>
              </w:rPr>
              <w:t xml:space="preserve">, </w:t>
            </w:r>
            <w:r w:rsidRPr="00DF25CA">
              <w:rPr>
                <w:rFonts w:ascii="Menlo" w:hAnsi="Menlo" w:cs="Menlo"/>
                <w:color w:val="001080"/>
                <w:sz w:val="18"/>
                <w:szCs w:val="18"/>
              </w:rPr>
              <w:t>index_col</w:t>
            </w:r>
            <w:r w:rsidRPr="00DF25CA">
              <w:rPr>
                <w:rFonts w:ascii="Menlo" w:hAnsi="Menlo" w:cs="Menlo"/>
                <w:color w:val="000000"/>
                <w:sz w:val="18"/>
                <w:szCs w:val="18"/>
              </w:rPr>
              <w:t xml:space="preserve"> = </w:t>
            </w:r>
            <w:r w:rsidRPr="00DF25CA">
              <w:rPr>
                <w:rFonts w:ascii="Menlo" w:hAnsi="Menlo" w:cs="Menlo"/>
                <w:color w:val="098658"/>
                <w:sz w:val="18"/>
                <w:szCs w:val="18"/>
              </w:rPr>
              <w:t>0</w:t>
            </w:r>
            <w:r w:rsidRPr="00DF25CA">
              <w:rPr>
                <w:rFonts w:ascii="Menlo" w:hAnsi="Menlo" w:cs="Menlo"/>
                <w:color w:val="000000"/>
                <w:sz w:val="18"/>
                <w:szCs w:val="18"/>
              </w:rPr>
              <w:t>)</w:t>
            </w:r>
          </w:p>
          <w:p w14:paraId="29B9C1DA"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y_train</w:t>
            </w:r>
            <w:r w:rsidRPr="00DF25CA">
              <w:rPr>
                <w:rFonts w:ascii="Menlo" w:hAnsi="Menlo" w:cs="Menlo"/>
                <w:color w:val="000000"/>
                <w:sz w:val="18"/>
                <w:szCs w:val="18"/>
              </w:rPr>
              <w:t xml:space="preserve"> = </w:t>
            </w:r>
            <w:r w:rsidRPr="00DF25CA">
              <w:rPr>
                <w:rFonts w:ascii="Menlo" w:hAnsi="Menlo" w:cs="Menlo"/>
                <w:color w:val="267F99"/>
                <w:sz w:val="18"/>
                <w:szCs w:val="18"/>
              </w:rPr>
              <w:t>pd</w:t>
            </w:r>
            <w:r w:rsidRPr="00DF25CA">
              <w:rPr>
                <w:rFonts w:ascii="Menlo" w:hAnsi="Menlo" w:cs="Menlo"/>
                <w:color w:val="000000"/>
                <w:sz w:val="18"/>
                <w:szCs w:val="18"/>
              </w:rPr>
              <w:t>.</w:t>
            </w:r>
            <w:r w:rsidRPr="00DF25CA">
              <w:rPr>
                <w:rFonts w:ascii="Menlo" w:hAnsi="Menlo" w:cs="Menlo"/>
                <w:color w:val="795E26"/>
                <w:sz w:val="18"/>
                <w:szCs w:val="18"/>
              </w:rPr>
              <w:t>read_csv</w:t>
            </w:r>
            <w:r w:rsidRPr="00DF25CA">
              <w:rPr>
                <w:rFonts w:ascii="Menlo" w:hAnsi="Menlo" w:cs="Menlo"/>
                <w:color w:val="000000"/>
                <w:sz w:val="18"/>
                <w:szCs w:val="18"/>
              </w:rPr>
              <w:t>(</w:t>
            </w:r>
            <w:r w:rsidRPr="00DF25CA">
              <w:rPr>
                <w:rFonts w:ascii="Menlo" w:hAnsi="Menlo" w:cs="Menlo"/>
                <w:color w:val="A31515"/>
                <w:sz w:val="18"/>
                <w:szCs w:val="18"/>
              </w:rPr>
              <w:t>'/Users/marcpalomercadenas/Desktop/TFG/TFG/TrainTestMatrices/y_train.csv'</w:t>
            </w:r>
            <w:r w:rsidRPr="00DF25CA">
              <w:rPr>
                <w:rFonts w:ascii="Menlo" w:hAnsi="Menlo" w:cs="Menlo"/>
                <w:color w:val="000000"/>
                <w:sz w:val="18"/>
                <w:szCs w:val="18"/>
              </w:rPr>
              <w:t xml:space="preserve">, </w:t>
            </w:r>
            <w:r w:rsidRPr="00DF25CA">
              <w:rPr>
                <w:rFonts w:ascii="Menlo" w:hAnsi="Menlo" w:cs="Menlo"/>
                <w:color w:val="001080"/>
                <w:sz w:val="18"/>
                <w:szCs w:val="18"/>
              </w:rPr>
              <w:t>index_col</w:t>
            </w:r>
            <w:r w:rsidRPr="00DF25CA">
              <w:rPr>
                <w:rFonts w:ascii="Menlo" w:hAnsi="Menlo" w:cs="Menlo"/>
                <w:color w:val="000000"/>
                <w:sz w:val="18"/>
                <w:szCs w:val="18"/>
              </w:rPr>
              <w:t xml:space="preserve"> = </w:t>
            </w:r>
            <w:r w:rsidRPr="00DF25CA">
              <w:rPr>
                <w:rFonts w:ascii="Menlo" w:hAnsi="Menlo" w:cs="Menlo"/>
                <w:color w:val="098658"/>
                <w:sz w:val="18"/>
                <w:szCs w:val="18"/>
              </w:rPr>
              <w:t>0</w:t>
            </w:r>
            <w:r w:rsidRPr="00DF25CA">
              <w:rPr>
                <w:rFonts w:ascii="Menlo" w:hAnsi="Menlo" w:cs="Menlo"/>
                <w:color w:val="000000"/>
                <w:sz w:val="18"/>
                <w:szCs w:val="18"/>
              </w:rPr>
              <w:t>)</w:t>
            </w:r>
          </w:p>
          <w:p w14:paraId="564E8868"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y_test</w:t>
            </w:r>
            <w:r w:rsidRPr="00DF25CA">
              <w:rPr>
                <w:rFonts w:ascii="Menlo" w:hAnsi="Menlo" w:cs="Menlo"/>
                <w:color w:val="000000"/>
                <w:sz w:val="18"/>
                <w:szCs w:val="18"/>
              </w:rPr>
              <w:t xml:space="preserve"> = </w:t>
            </w:r>
            <w:r w:rsidRPr="00DF25CA">
              <w:rPr>
                <w:rFonts w:ascii="Menlo" w:hAnsi="Menlo" w:cs="Menlo"/>
                <w:color w:val="267F99"/>
                <w:sz w:val="18"/>
                <w:szCs w:val="18"/>
              </w:rPr>
              <w:t>pd</w:t>
            </w:r>
            <w:r w:rsidRPr="00DF25CA">
              <w:rPr>
                <w:rFonts w:ascii="Menlo" w:hAnsi="Menlo" w:cs="Menlo"/>
                <w:color w:val="000000"/>
                <w:sz w:val="18"/>
                <w:szCs w:val="18"/>
              </w:rPr>
              <w:t>.</w:t>
            </w:r>
            <w:r w:rsidRPr="00DF25CA">
              <w:rPr>
                <w:rFonts w:ascii="Menlo" w:hAnsi="Menlo" w:cs="Menlo"/>
                <w:color w:val="795E26"/>
                <w:sz w:val="18"/>
                <w:szCs w:val="18"/>
              </w:rPr>
              <w:t>read_csv</w:t>
            </w:r>
            <w:r w:rsidRPr="00DF25CA">
              <w:rPr>
                <w:rFonts w:ascii="Menlo" w:hAnsi="Menlo" w:cs="Menlo"/>
                <w:color w:val="000000"/>
                <w:sz w:val="18"/>
                <w:szCs w:val="18"/>
              </w:rPr>
              <w:t>(</w:t>
            </w:r>
            <w:r w:rsidRPr="00DF25CA">
              <w:rPr>
                <w:rFonts w:ascii="Menlo" w:hAnsi="Menlo" w:cs="Menlo"/>
                <w:color w:val="A31515"/>
                <w:sz w:val="18"/>
                <w:szCs w:val="18"/>
              </w:rPr>
              <w:t>'/Users/marcpalomercadenas/Desktop/TFG/TFG/TrainTestMatrices/y_test.csv'</w:t>
            </w:r>
            <w:r w:rsidRPr="00DF25CA">
              <w:rPr>
                <w:rFonts w:ascii="Menlo" w:hAnsi="Menlo" w:cs="Menlo"/>
                <w:color w:val="000000"/>
                <w:sz w:val="18"/>
                <w:szCs w:val="18"/>
              </w:rPr>
              <w:t xml:space="preserve">, </w:t>
            </w:r>
            <w:r w:rsidRPr="00DF25CA">
              <w:rPr>
                <w:rFonts w:ascii="Menlo" w:hAnsi="Menlo" w:cs="Menlo"/>
                <w:color w:val="001080"/>
                <w:sz w:val="18"/>
                <w:szCs w:val="18"/>
              </w:rPr>
              <w:t>index_col</w:t>
            </w:r>
            <w:r w:rsidRPr="00DF25CA">
              <w:rPr>
                <w:rFonts w:ascii="Menlo" w:hAnsi="Menlo" w:cs="Menlo"/>
                <w:color w:val="000000"/>
                <w:sz w:val="18"/>
                <w:szCs w:val="18"/>
              </w:rPr>
              <w:t xml:space="preserve"> = </w:t>
            </w:r>
            <w:r w:rsidRPr="00DF25CA">
              <w:rPr>
                <w:rFonts w:ascii="Menlo" w:hAnsi="Menlo" w:cs="Menlo"/>
                <w:color w:val="098658"/>
                <w:sz w:val="18"/>
                <w:szCs w:val="18"/>
              </w:rPr>
              <w:t>0</w:t>
            </w:r>
            <w:r w:rsidRPr="00DF25CA">
              <w:rPr>
                <w:rFonts w:ascii="Menlo" w:hAnsi="Menlo" w:cs="Menlo"/>
                <w:color w:val="000000"/>
                <w:sz w:val="18"/>
                <w:szCs w:val="18"/>
              </w:rPr>
              <w:t>)</w:t>
            </w:r>
          </w:p>
          <w:p w14:paraId="1DD3F12C" w14:textId="77777777" w:rsidR="00267805" w:rsidRPr="00DF25CA" w:rsidRDefault="00267805" w:rsidP="002B7376">
            <w:pPr>
              <w:shd w:val="clear" w:color="auto" w:fill="FFFFFF"/>
              <w:spacing w:line="270" w:lineRule="atLeast"/>
              <w:rPr>
                <w:rFonts w:ascii="Menlo" w:hAnsi="Menlo" w:cs="Menlo"/>
                <w:color w:val="000000"/>
                <w:sz w:val="18"/>
                <w:szCs w:val="18"/>
              </w:rPr>
            </w:pPr>
          </w:p>
          <w:p w14:paraId="66D7F455"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8000"/>
                <w:sz w:val="18"/>
                <w:szCs w:val="18"/>
              </w:rPr>
              <w:t># Create a classifier: a support vector classifier</w:t>
            </w:r>
          </w:p>
          <w:p w14:paraId="05C5486F"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70C1"/>
                <w:sz w:val="18"/>
                <w:szCs w:val="18"/>
              </w:rPr>
              <w:t>SVM</w:t>
            </w:r>
            <w:r w:rsidRPr="00DF25CA">
              <w:rPr>
                <w:rFonts w:ascii="Menlo" w:hAnsi="Menlo" w:cs="Menlo"/>
                <w:color w:val="000000"/>
                <w:sz w:val="18"/>
                <w:szCs w:val="18"/>
              </w:rPr>
              <w:t xml:space="preserve"> = </w:t>
            </w:r>
            <w:r w:rsidRPr="00DF25CA">
              <w:rPr>
                <w:rFonts w:ascii="Menlo" w:hAnsi="Menlo" w:cs="Menlo"/>
                <w:color w:val="267F99"/>
                <w:sz w:val="18"/>
                <w:szCs w:val="18"/>
              </w:rPr>
              <w:t>svm</w:t>
            </w:r>
            <w:r w:rsidRPr="00DF25CA">
              <w:rPr>
                <w:rFonts w:ascii="Menlo" w:hAnsi="Menlo" w:cs="Menlo"/>
                <w:color w:val="000000"/>
                <w:sz w:val="18"/>
                <w:szCs w:val="18"/>
              </w:rPr>
              <w:t>.</w:t>
            </w:r>
            <w:r w:rsidRPr="00DF25CA">
              <w:rPr>
                <w:rFonts w:ascii="Menlo" w:hAnsi="Menlo" w:cs="Menlo"/>
                <w:color w:val="267F99"/>
                <w:sz w:val="18"/>
                <w:szCs w:val="18"/>
              </w:rPr>
              <w:t>SVC</w:t>
            </w:r>
            <w:r w:rsidRPr="00DF25CA">
              <w:rPr>
                <w:rFonts w:ascii="Menlo" w:hAnsi="Menlo" w:cs="Menlo"/>
                <w:color w:val="000000"/>
                <w:sz w:val="18"/>
                <w:szCs w:val="18"/>
              </w:rPr>
              <w:t>(</w:t>
            </w:r>
            <w:r w:rsidRPr="00DF25CA">
              <w:rPr>
                <w:rFonts w:ascii="Menlo" w:hAnsi="Menlo" w:cs="Menlo"/>
                <w:color w:val="001080"/>
                <w:sz w:val="18"/>
                <w:szCs w:val="18"/>
              </w:rPr>
              <w:t>gamma</w:t>
            </w:r>
            <w:r w:rsidRPr="00DF25CA">
              <w:rPr>
                <w:rFonts w:ascii="Menlo" w:hAnsi="Menlo" w:cs="Menlo"/>
                <w:color w:val="000000"/>
                <w:sz w:val="18"/>
                <w:szCs w:val="18"/>
              </w:rPr>
              <w:t>=</w:t>
            </w:r>
            <w:r w:rsidRPr="00DF25CA">
              <w:rPr>
                <w:rFonts w:ascii="Menlo" w:hAnsi="Menlo" w:cs="Menlo"/>
                <w:color w:val="A31515"/>
                <w:sz w:val="18"/>
                <w:szCs w:val="18"/>
              </w:rPr>
              <w:t>'scale'</w:t>
            </w:r>
            <w:r w:rsidRPr="00DF25CA">
              <w:rPr>
                <w:rFonts w:ascii="Menlo" w:hAnsi="Menlo" w:cs="Menlo"/>
                <w:color w:val="000000"/>
                <w:sz w:val="18"/>
                <w:szCs w:val="18"/>
              </w:rPr>
              <w:t xml:space="preserve">, </w:t>
            </w:r>
            <w:r w:rsidRPr="00DF25CA">
              <w:rPr>
                <w:rFonts w:ascii="Menlo" w:hAnsi="Menlo" w:cs="Menlo"/>
                <w:color w:val="001080"/>
                <w:sz w:val="18"/>
                <w:szCs w:val="18"/>
              </w:rPr>
              <w:t>probability</w:t>
            </w:r>
            <w:r w:rsidRPr="00DF25CA">
              <w:rPr>
                <w:rFonts w:ascii="Menlo" w:hAnsi="Menlo" w:cs="Menlo"/>
                <w:color w:val="000000"/>
                <w:sz w:val="18"/>
                <w:szCs w:val="18"/>
              </w:rPr>
              <w:t xml:space="preserve">= </w:t>
            </w:r>
            <w:r w:rsidRPr="00DF25CA">
              <w:rPr>
                <w:rFonts w:ascii="Menlo" w:hAnsi="Menlo" w:cs="Menlo"/>
                <w:color w:val="0000FF"/>
                <w:sz w:val="18"/>
                <w:szCs w:val="18"/>
              </w:rPr>
              <w:t>True</w:t>
            </w:r>
            <w:r w:rsidRPr="00DF25CA">
              <w:rPr>
                <w:rFonts w:ascii="Menlo" w:hAnsi="Menlo" w:cs="Menlo"/>
                <w:color w:val="000000"/>
                <w:sz w:val="18"/>
                <w:szCs w:val="18"/>
              </w:rPr>
              <w:t xml:space="preserve">) </w:t>
            </w:r>
            <w:r w:rsidRPr="00DF25CA">
              <w:rPr>
                <w:rFonts w:ascii="Menlo" w:hAnsi="Menlo" w:cs="Menlo"/>
                <w:color w:val="008000"/>
                <w:sz w:val="18"/>
                <w:szCs w:val="18"/>
              </w:rPr>
              <w:t>#, probability = True</w:t>
            </w:r>
          </w:p>
          <w:p w14:paraId="7C787ED8"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70C1"/>
                <w:sz w:val="18"/>
                <w:szCs w:val="18"/>
              </w:rPr>
              <w:t>SVM</w:t>
            </w:r>
            <w:r w:rsidRPr="00DF25CA">
              <w:rPr>
                <w:rFonts w:ascii="Menlo" w:hAnsi="Menlo" w:cs="Menlo"/>
                <w:color w:val="000000"/>
                <w:sz w:val="18"/>
                <w:szCs w:val="18"/>
              </w:rPr>
              <w:t>.</w:t>
            </w:r>
            <w:r w:rsidRPr="00DF25CA">
              <w:rPr>
                <w:rFonts w:ascii="Menlo" w:hAnsi="Menlo" w:cs="Menlo"/>
                <w:color w:val="795E26"/>
                <w:sz w:val="18"/>
                <w:szCs w:val="18"/>
              </w:rPr>
              <w:t>fit</w:t>
            </w:r>
            <w:r w:rsidRPr="00DF25CA">
              <w:rPr>
                <w:rFonts w:ascii="Menlo" w:hAnsi="Menlo" w:cs="Menlo"/>
                <w:color w:val="000000"/>
                <w:sz w:val="18"/>
                <w:szCs w:val="18"/>
              </w:rPr>
              <w:t>(</w:t>
            </w:r>
            <w:r w:rsidRPr="00DF25CA">
              <w:rPr>
                <w:rFonts w:ascii="Menlo" w:hAnsi="Menlo" w:cs="Menlo"/>
                <w:color w:val="001080"/>
                <w:sz w:val="18"/>
                <w:szCs w:val="18"/>
              </w:rPr>
              <w:t>X_train</w:t>
            </w:r>
            <w:r w:rsidRPr="00DF25CA">
              <w:rPr>
                <w:rFonts w:ascii="Menlo" w:hAnsi="Menlo" w:cs="Menlo"/>
                <w:color w:val="000000"/>
                <w:sz w:val="18"/>
                <w:szCs w:val="18"/>
              </w:rPr>
              <w:t xml:space="preserve">, </w:t>
            </w:r>
            <w:r w:rsidRPr="00DF25CA">
              <w:rPr>
                <w:rFonts w:ascii="Menlo" w:hAnsi="Menlo" w:cs="Menlo"/>
                <w:color w:val="001080"/>
                <w:sz w:val="18"/>
                <w:szCs w:val="18"/>
              </w:rPr>
              <w:t>y_train</w:t>
            </w:r>
            <w:r w:rsidRPr="00DF25CA">
              <w:rPr>
                <w:rFonts w:ascii="Menlo" w:hAnsi="Menlo" w:cs="Menlo"/>
                <w:color w:val="000000"/>
                <w:sz w:val="18"/>
                <w:szCs w:val="18"/>
              </w:rPr>
              <w:t>)</w:t>
            </w:r>
          </w:p>
          <w:p w14:paraId="35A73156" w14:textId="77777777" w:rsidR="00267805" w:rsidRPr="00DF25CA" w:rsidRDefault="00267805" w:rsidP="002B7376">
            <w:pPr>
              <w:shd w:val="clear" w:color="auto" w:fill="FFFFFF"/>
              <w:spacing w:line="270" w:lineRule="atLeast"/>
              <w:rPr>
                <w:rFonts w:ascii="Menlo" w:hAnsi="Menlo" w:cs="Menlo"/>
                <w:color w:val="000000"/>
                <w:sz w:val="18"/>
                <w:szCs w:val="18"/>
              </w:rPr>
            </w:pPr>
          </w:p>
          <w:p w14:paraId="6A1C764C"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8000"/>
                <w:sz w:val="18"/>
                <w:szCs w:val="18"/>
              </w:rPr>
              <w:t># Create 2nd classifier: a Random forest classifier</w:t>
            </w:r>
          </w:p>
          <w:p w14:paraId="60F33B71"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AF00DB"/>
                <w:sz w:val="18"/>
                <w:szCs w:val="18"/>
              </w:rPr>
              <w:t>from</w:t>
            </w:r>
            <w:r w:rsidRPr="00DF25CA">
              <w:rPr>
                <w:rFonts w:ascii="Menlo" w:hAnsi="Menlo" w:cs="Menlo"/>
                <w:color w:val="000000"/>
                <w:sz w:val="18"/>
                <w:szCs w:val="18"/>
              </w:rPr>
              <w:t xml:space="preserve"> </w:t>
            </w:r>
            <w:r w:rsidRPr="00DF25CA">
              <w:rPr>
                <w:rFonts w:ascii="Menlo" w:hAnsi="Menlo" w:cs="Menlo"/>
                <w:color w:val="267F99"/>
                <w:sz w:val="18"/>
                <w:szCs w:val="18"/>
              </w:rPr>
              <w:t>sklearn</w:t>
            </w:r>
            <w:r w:rsidRPr="00DF25CA">
              <w:rPr>
                <w:rFonts w:ascii="Menlo" w:hAnsi="Menlo" w:cs="Menlo"/>
                <w:color w:val="000000"/>
                <w:sz w:val="18"/>
                <w:szCs w:val="18"/>
              </w:rPr>
              <w:t>.</w:t>
            </w:r>
            <w:r w:rsidRPr="00DF25CA">
              <w:rPr>
                <w:rFonts w:ascii="Menlo" w:hAnsi="Menlo" w:cs="Menlo"/>
                <w:color w:val="267F99"/>
                <w:sz w:val="18"/>
                <w:szCs w:val="18"/>
              </w:rPr>
              <w:t>ensemble</w:t>
            </w:r>
            <w:r w:rsidRPr="00DF25CA">
              <w:rPr>
                <w:rFonts w:ascii="Menlo" w:hAnsi="Menlo" w:cs="Menlo"/>
                <w:color w:val="000000"/>
                <w:sz w:val="18"/>
                <w:szCs w:val="18"/>
              </w:rPr>
              <w:t xml:space="preserve"> </w:t>
            </w:r>
            <w:r w:rsidRPr="00DF25CA">
              <w:rPr>
                <w:rFonts w:ascii="Menlo" w:hAnsi="Menlo" w:cs="Menlo"/>
                <w:color w:val="AF00DB"/>
                <w:sz w:val="18"/>
                <w:szCs w:val="18"/>
              </w:rPr>
              <w:t>import</w:t>
            </w:r>
            <w:r w:rsidRPr="00DF25CA">
              <w:rPr>
                <w:rFonts w:ascii="Menlo" w:hAnsi="Menlo" w:cs="Menlo"/>
                <w:color w:val="000000"/>
                <w:sz w:val="18"/>
                <w:szCs w:val="18"/>
              </w:rPr>
              <w:t xml:space="preserve"> </w:t>
            </w:r>
            <w:r w:rsidRPr="00DF25CA">
              <w:rPr>
                <w:rFonts w:ascii="Menlo" w:hAnsi="Menlo" w:cs="Menlo"/>
                <w:color w:val="267F99"/>
                <w:sz w:val="18"/>
                <w:szCs w:val="18"/>
              </w:rPr>
              <w:t>RandomForestClassifier</w:t>
            </w:r>
          </w:p>
          <w:p w14:paraId="6E3C4539"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rfc</w:t>
            </w:r>
            <w:r w:rsidRPr="00DF25CA">
              <w:rPr>
                <w:rFonts w:ascii="Menlo" w:hAnsi="Menlo" w:cs="Menlo"/>
                <w:color w:val="000000"/>
                <w:sz w:val="18"/>
                <w:szCs w:val="18"/>
              </w:rPr>
              <w:t xml:space="preserve"> = </w:t>
            </w:r>
            <w:r w:rsidRPr="00DF25CA">
              <w:rPr>
                <w:rFonts w:ascii="Menlo" w:hAnsi="Menlo" w:cs="Menlo"/>
                <w:color w:val="267F99"/>
                <w:sz w:val="18"/>
                <w:szCs w:val="18"/>
              </w:rPr>
              <w:t>RandomForestClassifier</w:t>
            </w:r>
            <w:r w:rsidRPr="00DF25CA">
              <w:rPr>
                <w:rFonts w:ascii="Menlo" w:hAnsi="Menlo" w:cs="Menlo"/>
                <w:color w:val="000000"/>
                <w:sz w:val="18"/>
                <w:szCs w:val="18"/>
              </w:rPr>
              <w:t>(</w:t>
            </w:r>
            <w:r w:rsidRPr="00DF25CA">
              <w:rPr>
                <w:rFonts w:ascii="Menlo" w:hAnsi="Menlo" w:cs="Menlo"/>
                <w:color w:val="001080"/>
                <w:sz w:val="18"/>
                <w:szCs w:val="18"/>
              </w:rPr>
              <w:t>n_estimators</w:t>
            </w:r>
            <w:r w:rsidRPr="00DF25CA">
              <w:rPr>
                <w:rFonts w:ascii="Menlo" w:hAnsi="Menlo" w:cs="Menlo"/>
                <w:color w:val="000000"/>
                <w:sz w:val="18"/>
                <w:szCs w:val="18"/>
              </w:rPr>
              <w:t>=</w:t>
            </w:r>
            <w:r w:rsidRPr="00DF25CA">
              <w:rPr>
                <w:rFonts w:ascii="Menlo" w:hAnsi="Menlo" w:cs="Menlo"/>
                <w:color w:val="098658"/>
                <w:sz w:val="18"/>
                <w:szCs w:val="18"/>
              </w:rPr>
              <w:t>10</w:t>
            </w:r>
            <w:r w:rsidRPr="00DF25CA">
              <w:rPr>
                <w:rFonts w:ascii="Menlo" w:hAnsi="Menlo" w:cs="Menlo"/>
                <w:color w:val="000000"/>
                <w:sz w:val="18"/>
                <w:szCs w:val="18"/>
              </w:rPr>
              <w:t xml:space="preserve">, </w:t>
            </w:r>
            <w:r w:rsidRPr="00DF25CA">
              <w:rPr>
                <w:rFonts w:ascii="Menlo" w:hAnsi="Menlo" w:cs="Menlo"/>
                <w:color w:val="001080"/>
                <w:sz w:val="18"/>
                <w:szCs w:val="18"/>
              </w:rPr>
              <w:t>random_state</w:t>
            </w:r>
            <w:r w:rsidRPr="00DF25CA">
              <w:rPr>
                <w:rFonts w:ascii="Menlo" w:hAnsi="Menlo" w:cs="Menlo"/>
                <w:color w:val="000000"/>
                <w:sz w:val="18"/>
                <w:szCs w:val="18"/>
              </w:rPr>
              <w:t>=</w:t>
            </w:r>
            <w:r w:rsidRPr="00DF25CA">
              <w:rPr>
                <w:rFonts w:ascii="Menlo" w:hAnsi="Menlo" w:cs="Menlo"/>
                <w:color w:val="098658"/>
                <w:sz w:val="18"/>
                <w:szCs w:val="18"/>
              </w:rPr>
              <w:t>42</w:t>
            </w:r>
            <w:r w:rsidRPr="00DF25CA">
              <w:rPr>
                <w:rFonts w:ascii="Menlo" w:hAnsi="Menlo" w:cs="Menlo"/>
                <w:color w:val="000000"/>
                <w:sz w:val="18"/>
                <w:szCs w:val="18"/>
              </w:rPr>
              <w:t>)</w:t>
            </w:r>
          </w:p>
          <w:p w14:paraId="1938A07C"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rfc</w:t>
            </w:r>
            <w:r w:rsidRPr="00DF25CA">
              <w:rPr>
                <w:rFonts w:ascii="Menlo" w:hAnsi="Menlo" w:cs="Menlo"/>
                <w:color w:val="000000"/>
                <w:sz w:val="18"/>
                <w:szCs w:val="18"/>
              </w:rPr>
              <w:t>.</w:t>
            </w:r>
            <w:r w:rsidRPr="00DF25CA">
              <w:rPr>
                <w:rFonts w:ascii="Menlo" w:hAnsi="Menlo" w:cs="Menlo"/>
                <w:color w:val="795E26"/>
                <w:sz w:val="18"/>
                <w:szCs w:val="18"/>
              </w:rPr>
              <w:t>fit</w:t>
            </w:r>
            <w:r w:rsidRPr="00DF25CA">
              <w:rPr>
                <w:rFonts w:ascii="Menlo" w:hAnsi="Menlo" w:cs="Menlo"/>
                <w:color w:val="000000"/>
                <w:sz w:val="18"/>
                <w:szCs w:val="18"/>
              </w:rPr>
              <w:t>(</w:t>
            </w:r>
            <w:r w:rsidRPr="00DF25CA">
              <w:rPr>
                <w:rFonts w:ascii="Menlo" w:hAnsi="Menlo" w:cs="Menlo"/>
                <w:color w:val="001080"/>
                <w:sz w:val="18"/>
                <w:szCs w:val="18"/>
              </w:rPr>
              <w:t>X_train</w:t>
            </w:r>
            <w:r w:rsidRPr="00DF25CA">
              <w:rPr>
                <w:rFonts w:ascii="Menlo" w:hAnsi="Menlo" w:cs="Menlo"/>
                <w:color w:val="000000"/>
                <w:sz w:val="18"/>
                <w:szCs w:val="18"/>
              </w:rPr>
              <w:t xml:space="preserve">, </w:t>
            </w:r>
            <w:r w:rsidRPr="00DF25CA">
              <w:rPr>
                <w:rFonts w:ascii="Menlo" w:hAnsi="Menlo" w:cs="Menlo"/>
                <w:color w:val="001080"/>
                <w:sz w:val="18"/>
                <w:szCs w:val="18"/>
              </w:rPr>
              <w:t>y_train</w:t>
            </w:r>
            <w:r w:rsidRPr="00DF25CA">
              <w:rPr>
                <w:rFonts w:ascii="Menlo" w:hAnsi="Menlo" w:cs="Menlo"/>
                <w:color w:val="000000"/>
                <w:sz w:val="18"/>
                <w:szCs w:val="18"/>
              </w:rPr>
              <w:t>)</w:t>
            </w:r>
          </w:p>
          <w:p w14:paraId="2C71636E" w14:textId="77777777" w:rsidR="00267805" w:rsidRPr="00DF25CA" w:rsidRDefault="00267805" w:rsidP="002B7376">
            <w:pPr>
              <w:shd w:val="clear" w:color="auto" w:fill="FFFFFF"/>
              <w:spacing w:line="270" w:lineRule="atLeast"/>
              <w:rPr>
                <w:rFonts w:ascii="Menlo" w:hAnsi="Menlo" w:cs="Menlo"/>
                <w:color w:val="000000"/>
                <w:sz w:val="18"/>
                <w:szCs w:val="18"/>
              </w:rPr>
            </w:pPr>
          </w:p>
          <w:p w14:paraId="15003726"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8000"/>
                <w:sz w:val="18"/>
                <w:szCs w:val="18"/>
              </w:rPr>
              <w:t>#Predictions</w:t>
            </w:r>
          </w:p>
          <w:p w14:paraId="44506B85"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predicted_SVM</w:t>
            </w:r>
            <w:r w:rsidRPr="00DF25CA">
              <w:rPr>
                <w:rFonts w:ascii="Menlo" w:hAnsi="Menlo" w:cs="Menlo"/>
                <w:color w:val="000000"/>
                <w:sz w:val="18"/>
                <w:szCs w:val="18"/>
              </w:rPr>
              <w:t xml:space="preserve"> = </w:t>
            </w:r>
            <w:r w:rsidRPr="00DF25CA">
              <w:rPr>
                <w:rFonts w:ascii="Menlo" w:hAnsi="Menlo" w:cs="Menlo"/>
                <w:color w:val="0070C1"/>
                <w:sz w:val="18"/>
                <w:szCs w:val="18"/>
              </w:rPr>
              <w:t>SVM</w:t>
            </w:r>
            <w:r w:rsidRPr="00DF25CA">
              <w:rPr>
                <w:rFonts w:ascii="Menlo" w:hAnsi="Menlo" w:cs="Menlo"/>
                <w:color w:val="000000"/>
                <w:sz w:val="18"/>
                <w:szCs w:val="18"/>
              </w:rPr>
              <w:t>.</w:t>
            </w:r>
            <w:r w:rsidRPr="00DF25CA">
              <w:rPr>
                <w:rFonts w:ascii="Menlo" w:hAnsi="Menlo" w:cs="Menlo"/>
                <w:color w:val="795E26"/>
                <w:sz w:val="18"/>
                <w:szCs w:val="18"/>
              </w:rPr>
              <w:t>predict</w:t>
            </w:r>
            <w:r w:rsidRPr="00DF25CA">
              <w:rPr>
                <w:rFonts w:ascii="Menlo" w:hAnsi="Menlo" w:cs="Menlo"/>
                <w:color w:val="000000"/>
                <w:sz w:val="18"/>
                <w:szCs w:val="18"/>
              </w:rPr>
              <w:t>(</w:t>
            </w:r>
            <w:r w:rsidRPr="00DF25CA">
              <w:rPr>
                <w:rFonts w:ascii="Menlo" w:hAnsi="Menlo" w:cs="Menlo"/>
                <w:color w:val="001080"/>
                <w:sz w:val="18"/>
                <w:szCs w:val="18"/>
              </w:rPr>
              <w:t>X_test</w:t>
            </w:r>
            <w:r w:rsidRPr="00DF25CA">
              <w:rPr>
                <w:rFonts w:ascii="Menlo" w:hAnsi="Menlo" w:cs="Menlo"/>
                <w:color w:val="000000"/>
                <w:sz w:val="18"/>
                <w:szCs w:val="18"/>
              </w:rPr>
              <w:t>)</w:t>
            </w:r>
          </w:p>
          <w:p w14:paraId="5C39A86E"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y_pred_proba_SVM</w:t>
            </w:r>
            <w:r w:rsidRPr="00DF25CA">
              <w:rPr>
                <w:rFonts w:ascii="Menlo" w:hAnsi="Menlo" w:cs="Menlo"/>
                <w:color w:val="000000"/>
                <w:sz w:val="18"/>
                <w:szCs w:val="18"/>
              </w:rPr>
              <w:t xml:space="preserve"> =</w:t>
            </w:r>
            <w:r w:rsidRPr="00DF25CA">
              <w:rPr>
                <w:rFonts w:ascii="Menlo" w:hAnsi="Menlo" w:cs="Menlo"/>
                <w:color w:val="0070C1"/>
                <w:sz w:val="18"/>
                <w:szCs w:val="18"/>
              </w:rPr>
              <w:t>SVM</w:t>
            </w:r>
            <w:r w:rsidRPr="00DF25CA">
              <w:rPr>
                <w:rFonts w:ascii="Menlo" w:hAnsi="Menlo" w:cs="Menlo"/>
                <w:color w:val="000000"/>
                <w:sz w:val="18"/>
                <w:szCs w:val="18"/>
              </w:rPr>
              <w:t>.</w:t>
            </w:r>
            <w:r w:rsidRPr="00DF25CA">
              <w:rPr>
                <w:rFonts w:ascii="Menlo" w:hAnsi="Menlo" w:cs="Menlo"/>
                <w:color w:val="795E26"/>
                <w:sz w:val="18"/>
                <w:szCs w:val="18"/>
              </w:rPr>
              <w:t>predict_proba</w:t>
            </w:r>
            <w:r w:rsidRPr="00DF25CA">
              <w:rPr>
                <w:rFonts w:ascii="Menlo" w:hAnsi="Menlo" w:cs="Menlo"/>
                <w:color w:val="000000"/>
                <w:sz w:val="18"/>
                <w:szCs w:val="18"/>
              </w:rPr>
              <w:t>(</w:t>
            </w:r>
            <w:r w:rsidRPr="00DF25CA">
              <w:rPr>
                <w:rFonts w:ascii="Menlo" w:hAnsi="Menlo" w:cs="Menlo"/>
                <w:color w:val="001080"/>
                <w:sz w:val="18"/>
                <w:szCs w:val="18"/>
              </w:rPr>
              <w:t>X_test</w:t>
            </w:r>
            <w:r w:rsidRPr="00DF25CA">
              <w:rPr>
                <w:rFonts w:ascii="Menlo" w:hAnsi="Menlo" w:cs="Menlo"/>
                <w:color w:val="000000"/>
                <w:sz w:val="18"/>
                <w:szCs w:val="18"/>
              </w:rPr>
              <w:t>)[:,-</w:t>
            </w:r>
            <w:r w:rsidRPr="00DF25CA">
              <w:rPr>
                <w:rFonts w:ascii="Menlo" w:hAnsi="Menlo" w:cs="Menlo"/>
                <w:color w:val="098658"/>
                <w:sz w:val="18"/>
                <w:szCs w:val="18"/>
              </w:rPr>
              <w:t>1</w:t>
            </w:r>
            <w:r w:rsidRPr="00DF25CA">
              <w:rPr>
                <w:rFonts w:ascii="Menlo" w:hAnsi="Menlo" w:cs="Menlo"/>
                <w:color w:val="000000"/>
                <w:sz w:val="18"/>
                <w:szCs w:val="18"/>
              </w:rPr>
              <w:t>]</w:t>
            </w:r>
          </w:p>
          <w:p w14:paraId="2AFF5902"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predicted_rfc</w:t>
            </w:r>
            <w:r w:rsidRPr="00DF25CA">
              <w:rPr>
                <w:rFonts w:ascii="Menlo" w:hAnsi="Menlo" w:cs="Menlo"/>
                <w:color w:val="000000"/>
                <w:sz w:val="18"/>
                <w:szCs w:val="18"/>
              </w:rPr>
              <w:t xml:space="preserve"> = </w:t>
            </w:r>
            <w:r w:rsidRPr="00DF25CA">
              <w:rPr>
                <w:rFonts w:ascii="Menlo" w:hAnsi="Menlo" w:cs="Menlo"/>
                <w:color w:val="001080"/>
                <w:sz w:val="18"/>
                <w:szCs w:val="18"/>
              </w:rPr>
              <w:t>rfc</w:t>
            </w:r>
            <w:r w:rsidRPr="00DF25CA">
              <w:rPr>
                <w:rFonts w:ascii="Menlo" w:hAnsi="Menlo" w:cs="Menlo"/>
                <w:color w:val="000000"/>
                <w:sz w:val="18"/>
                <w:szCs w:val="18"/>
              </w:rPr>
              <w:t>.</w:t>
            </w:r>
            <w:r w:rsidRPr="00DF25CA">
              <w:rPr>
                <w:rFonts w:ascii="Menlo" w:hAnsi="Menlo" w:cs="Menlo"/>
                <w:color w:val="795E26"/>
                <w:sz w:val="18"/>
                <w:szCs w:val="18"/>
              </w:rPr>
              <w:t>predict</w:t>
            </w:r>
            <w:r w:rsidRPr="00DF25CA">
              <w:rPr>
                <w:rFonts w:ascii="Menlo" w:hAnsi="Menlo" w:cs="Menlo"/>
                <w:color w:val="000000"/>
                <w:sz w:val="18"/>
                <w:szCs w:val="18"/>
              </w:rPr>
              <w:t>(</w:t>
            </w:r>
            <w:r w:rsidRPr="00DF25CA">
              <w:rPr>
                <w:rFonts w:ascii="Menlo" w:hAnsi="Menlo" w:cs="Menlo"/>
                <w:color w:val="001080"/>
                <w:sz w:val="18"/>
                <w:szCs w:val="18"/>
              </w:rPr>
              <w:t>X_test</w:t>
            </w:r>
            <w:r w:rsidRPr="00DF25CA">
              <w:rPr>
                <w:rFonts w:ascii="Menlo" w:hAnsi="Menlo" w:cs="Menlo"/>
                <w:color w:val="000000"/>
                <w:sz w:val="18"/>
                <w:szCs w:val="18"/>
              </w:rPr>
              <w:t>)</w:t>
            </w:r>
          </w:p>
          <w:p w14:paraId="21065B6C"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y_pred_proba_rfc</w:t>
            </w:r>
            <w:r w:rsidRPr="00DF25CA">
              <w:rPr>
                <w:rFonts w:ascii="Menlo" w:hAnsi="Menlo" w:cs="Menlo"/>
                <w:color w:val="000000"/>
                <w:sz w:val="18"/>
                <w:szCs w:val="18"/>
              </w:rPr>
              <w:t xml:space="preserve"> =</w:t>
            </w:r>
            <w:r w:rsidRPr="00DF25CA">
              <w:rPr>
                <w:rFonts w:ascii="Menlo" w:hAnsi="Menlo" w:cs="Menlo"/>
                <w:color w:val="001080"/>
                <w:sz w:val="18"/>
                <w:szCs w:val="18"/>
              </w:rPr>
              <w:t>rfc</w:t>
            </w:r>
            <w:r w:rsidRPr="00DF25CA">
              <w:rPr>
                <w:rFonts w:ascii="Menlo" w:hAnsi="Menlo" w:cs="Menlo"/>
                <w:color w:val="000000"/>
                <w:sz w:val="18"/>
                <w:szCs w:val="18"/>
              </w:rPr>
              <w:t>.</w:t>
            </w:r>
            <w:r w:rsidRPr="00DF25CA">
              <w:rPr>
                <w:rFonts w:ascii="Menlo" w:hAnsi="Menlo" w:cs="Menlo"/>
                <w:color w:val="795E26"/>
                <w:sz w:val="18"/>
                <w:szCs w:val="18"/>
              </w:rPr>
              <w:t>predict_proba</w:t>
            </w:r>
            <w:r w:rsidRPr="00DF25CA">
              <w:rPr>
                <w:rFonts w:ascii="Menlo" w:hAnsi="Menlo" w:cs="Menlo"/>
                <w:color w:val="000000"/>
                <w:sz w:val="18"/>
                <w:szCs w:val="18"/>
              </w:rPr>
              <w:t>(</w:t>
            </w:r>
            <w:r w:rsidRPr="00DF25CA">
              <w:rPr>
                <w:rFonts w:ascii="Menlo" w:hAnsi="Menlo" w:cs="Menlo"/>
                <w:color w:val="001080"/>
                <w:sz w:val="18"/>
                <w:szCs w:val="18"/>
              </w:rPr>
              <w:t>X_test</w:t>
            </w:r>
            <w:r w:rsidRPr="00DF25CA">
              <w:rPr>
                <w:rFonts w:ascii="Menlo" w:hAnsi="Menlo" w:cs="Menlo"/>
                <w:color w:val="000000"/>
                <w:sz w:val="18"/>
                <w:szCs w:val="18"/>
              </w:rPr>
              <w:t>)[:,-</w:t>
            </w:r>
            <w:r w:rsidRPr="00DF25CA">
              <w:rPr>
                <w:rFonts w:ascii="Menlo" w:hAnsi="Menlo" w:cs="Menlo"/>
                <w:color w:val="098658"/>
                <w:sz w:val="18"/>
                <w:szCs w:val="18"/>
              </w:rPr>
              <w:t>1</w:t>
            </w:r>
            <w:r w:rsidRPr="00DF25CA">
              <w:rPr>
                <w:rFonts w:ascii="Menlo" w:hAnsi="Menlo" w:cs="Menlo"/>
                <w:color w:val="000000"/>
                <w:sz w:val="18"/>
                <w:szCs w:val="18"/>
              </w:rPr>
              <w:t>]</w:t>
            </w:r>
          </w:p>
          <w:p w14:paraId="0BEE12D5" w14:textId="77777777" w:rsidR="00267805" w:rsidRPr="00DF25CA" w:rsidRDefault="00267805" w:rsidP="002B7376">
            <w:pPr>
              <w:shd w:val="clear" w:color="auto" w:fill="FFFFFF"/>
              <w:spacing w:line="270" w:lineRule="atLeast"/>
              <w:rPr>
                <w:rFonts w:ascii="Menlo" w:hAnsi="Menlo" w:cs="Menlo"/>
                <w:color w:val="000000"/>
                <w:sz w:val="18"/>
                <w:szCs w:val="18"/>
              </w:rPr>
            </w:pPr>
          </w:p>
          <w:p w14:paraId="47552BA0"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8000"/>
                <w:sz w:val="18"/>
                <w:szCs w:val="18"/>
              </w:rPr>
              <w:t>#------- MODEL PERFORMANCE-------</w:t>
            </w:r>
          </w:p>
          <w:p w14:paraId="29778672" w14:textId="77777777" w:rsidR="00267805" w:rsidRPr="00DF25CA" w:rsidRDefault="00267805" w:rsidP="002B7376">
            <w:pPr>
              <w:shd w:val="clear" w:color="auto" w:fill="FFFFFF"/>
              <w:spacing w:line="270" w:lineRule="atLeast"/>
              <w:rPr>
                <w:rFonts w:ascii="Menlo" w:hAnsi="Menlo" w:cs="Menlo"/>
                <w:color w:val="000000"/>
                <w:sz w:val="18"/>
                <w:szCs w:val="18"/>
              </w:rPr>
            </w:pPr>
          </w:p>
          <w:p w14:paraId="696D9DC6"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8000"/>
                <w:sz w:val="18"/>
                <w:szCs w:val="18"/>
              </w:rPr>
              <w:t># Roc and Auc</w:t>
            </w:r>
          </w:p>
          <w:p w14:paraId="2D4AB762"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false_positive_rate</w:t>
            </w:r>
            <w:r w:rsidRPr="00DF25CA">
              <w:rPr>
                <w:rFonts w:ascii="Menlo" w:hAnsi="Menlo" w:cs="Menlo"/>
                <w:color w:val="000000"/>
                <w:sz w:val="18"/>
                <w:szCs w:val="18"/>
              </w:rPr>
              <w:t xml:space="preserve">, </w:t>
            </w:r>
            <w:r w:rsidRPr="00DF25CA">
              <w:rPr>
                <w:rFonts w:ascii="Menlo" w:hAnsi="Menlo" w:cs="Menlo"/>
                <w:color w:val="001080"/>
                <w:sz w:val="18"/>
                <w:szCs w:val="18"/>
              </w:rPr>
              <w:t>true_positive_rate</w:t>
            </w:r>
            <w:r w:rsidRPr="00DF25CA">
              <w:rPr>
                <w:rFonts w:ascii="Menlo" w:hAnsi="Menlo" w:cs="Menlo"/>
                <w:color w:val="000000"/>
                <w:sz w:val="18"/>
                <w:szCs w:val="18"/>
              </w:rPr>
              <w:t xml:space="preserve">, </w:t>
            </w:r>
            <w:r w:rsidRPr="00DF25CA">
              <w:rPr>
                <w:rFonts w:ascii="Menlo" w:hAnsi="Menlo" w:cs="Menlo"/>
                <w:color w:val="001080"/>
                <w:sz w:val="18"/>
                <w:szCs w:val="18"/>
              </w:rPr>
              <w:t>thresholds</w:t>
            </w:r>
            <w:r w:rsidRPr="00DF25CA">
              <w:rPr>
                <w:rFonts w:ascii="Menlo" w:hAnsi="Menlo" w:cs="Menlo"/>
                <w:color w:val="000000"/>
                <w:sz w:val="18"/>
                <w:szCs w:val="18"/>
              </w:rPr>
              <w:t xml:space="preserve"> = </w:t>
            </w:r>
            <w:r w:rsidRPr="00DF25CA">
              <w:rPr>
                <w:rFonts w:ascii="Menlo" w:hAnsi="Menlo" w:cs="Menlo"/>
                <w:color w:val="795E26"/>
                <w:sz w:val="18"/>
                <w:szCs w:val="18"/>
              </w:rPr>
              <w:t>roc_curve</w:t>
            </w:r>
            <w:r w:rsidRPr="00DF25CA">
              <w:rPr>
                <w:rFonts w:ascii="Menlo" w:hAnsi="Menlo" w:cs="Menlo"/>
                <w:color w:val="000000"/>
                <w:sz w:val="18"/>
                <w:szCs w:val="18"/>
              </w:rPr>
              <w:t>(</w:t>
            </w:r>
            <w:r w:rsidRPr="00DF25CA">
              <w:rPr>
                <w:rFonts w:ascii="Menlo" w:hAnsi="Menlo" w:cs="Menlo"/>
                <w:color w:val="001080"/>
                <w:sz w:val="18"/>
                <w:szCs w:val="18"/>
              </w:rPr>
              <w:t>y_test</w:t>
            </w:r>
            <w:r w:rsidRPr="00DF25CA">
              <w:rPr>
                <w:rFonts w:ascii="Menlo" w:hAnsi="Menlo" w:cs="Menlo"/>
                <w:color w:val="000000"/>
                <w:sz w:val="18"/>
                <w:szCs w:val="18"/>
              </w:rPr>
              <w:t xml:space="preserve">, </w:t>
            </w:r>
            <w:r w:rsidRPr="00DF25CA">
              <w:rPr>
                <w:rFonts w:ascii="Menlo" w:hAnsi="Menlo" w:cs="Menlo"/>
                <w:color w:val="001080"/>
                <w:sz w:val="18"/>
                <w:szCs w:val="18"/>
              </w:rPr>
              <w:t>y_pred_proba_SVM</w:t>
            </w:r>
            <w:r w:rsidRPr="00DF25CA">
              <w:rPr>
                <w:rFonts w:ascii="Menlo" w:hAnsi="Menlo" w:cs="Menlo"/>
                <w:color w:val="000000"/>
                <w:sz w:val="18"/>
                <w:szCs w:val="18"/>
              </w:rPr>
              <w:t>)</w:t>
            </w:r>
          </w:p>
          <w:p w14:paraId="2669E725"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roc_curve_plot</w:t>
            </w:r>
            <w:r w:rsidRPr="00DF25CA">
              <w:rPr>
                <w:rFonts w:ascii="Menlo" w:hAnsi="Menlo" w:cs="Menlo"/>
                <w:color w:val="000000"/>
                <w:sz w:val="18"/>
                <w:szCs w:val="18"/>
              </w:rPr>
              <w:t xml:space="preserve"> = </w:t>
            </w:r>
            <w:r w:rsidRPr="00DF25CA">
              <w:rPr>
                <w:rFonts w:ascii="Menlo" w:hAnsi="Menlo" w:cs="Menlo"/>
                <w:color w:val="267F99"/>
                <w:sz w:val="18"/>
                <w:szCs w:val="18"/>
              </w:rPr>
              <w:t>metrics</w:t>
            </w:r>
            <w:r w:rsidRPr="00DF25CA">
              <w:rPr>
                <w:rFonts w:ascii="Menlo" w:hAnsi="Menlo" w:cs="Menlo"/>
                <w:color w:val="000000"/>
                <w:sz w:val="18"/>
                <w:szCs w:val="18"/>
              </w:rPr>
              <w:t>.</w:t>
            </w:r>
            <w:r w:rsidRPr="00DF25CA">
              <w:rPr>
                <w:rFonts w:ascii="Menlo" w:hAnsi="Menlo" w:cs="Menlo"/>
                <w:color w:val="795E26"/>
                <w:sz w:val="18"/>
                <w:szCs w:val="18"/>
              </w:rPr>
              <w:t>plot_roc_curve</w:t>
            </w:r>
            <w:r w:rsidRPr="00DF25CA">
              <w:rPr>
                <w:rFonts w:ascii="Menlo" w:hAnsi="Menlo" w:cs="Menlo"/>
                <w:color w:val="000000"/>
                <w:sz w:val="18"/>
                <w:szCs w:val="18"/>
              </w:rPr>
              <w:t>(</w:t>
            </w:r>
            <w:r w:rsidRPr="00DF25CA">
              <w:rPr>
                <w:rFonts w:ascii="Menlo" w:hAnsi="Menlo" w:cs="Menlo"/>
                <w:color w:val="0070C1"/>
                <w:sz w:val="18"/>
                <w:szCs w:val="18"/>
              </w:rPr>
              <w:t>SVM</w:t>
            </w:r>
            <w:r w:rsidRPr="00DF25CA">
              <w:rPr>
                <w:rFonts w:ascii="Menlo" w:hAnsi="Menlo" w:cs="Menlo"/>
                <w:color w:val="000000"/>
                <w:sz w:val="18"/>
                <w:szCs w:val="18"/>
              </w:rPr>
              <w:t xml:space="preserve">, </w:t>
            </w:r>
            <w:r w:rsidRPr="00DF25CA">
              <w:rPr>
                <w:rFonts w:ascii="Menlo" w:hAnsi="Menlo" w:cs="Menlo"/>
                <w:color w:val="001080"/>
                <w:sz w:val="18"/>
                <w:szCs w:val="18"/>
              </w:rPr>
              <w:t>X_test</w:t>
            </w:r>
            <w:r w:rsidRPr="00DF25CA">
              <w:rPr>
                <w:rFonts w:ascii="Menlo" w:hAnsi="Menlo" w:cs="Menlo"/>
                <w:color w:val="000000"/>
                <w:sz w:val="18"/>
                <w:szCs w:val="18"/>
              </w:rPr>
              <w:t xml:space="preserve">, </w:t>
            </w:r>
            <w:r w:rsidRPr="00DF25CA">
              <w:rPr>
                <w:rFonts w:ascii="Menlo" w:hAnsi="Menlo" w:cs="Menlo"/>
                <w:color w:val="001080"/>
                <w:sz w:val="18"/>
                <w:szCs w:val="18"/>
              </w:rPr>
              <w:t>y_test</w:t>
            </w:r>
            <w:r w:rsidRPr="00DF25CA">
              <w:rPr>
                <w:rFonts w:ascii="Menlo" w:hAnsi="Menlo" w:cs="Menlo"/>
                <w:color w:val="000000"/>
                <w:sz w:val="18"/>
                <w:szCs w:val="18"/>
              </w:rPr>
              <w:t xml:space="preserve">, </w:t>
            </w:r>
            <w:r w:rsidRPr="00DF25CA">
              <w:rPr>
                <w:rFonts w:ascii="Menlo" w:hAnsi="Menlo" w:cs="Menlo"/>
                <w:color w:val="001080"/>
                <w:sz w:val="18"/>
                <w:szCs w:val="18"/>
              </w:rPr>
              <w:t>alpha</w:t>
            </w:r>
            <w:r w:rsidRPr="00DF25CA">
              <w:rPr>
                <w:rFonts w:ascii="Menlo" w:hAnsi="Menlo" w:cs="Menlo"/>
                <w:color w:val="000000"/>
                <w:sz w:val="18"/>
                <w:szCs w:val="18"/>
              </w:rPr>
              <w:t xml:space="preserve"> = </w:t>
            </w:r>
            <w:r w:rsidRPr="00DF25CA">
              <w:rPr>
                <w:rFonts w:ascii="Menlo" w:hAnsi="Menlo" w:cs="Menlo"/>
                <w:color w:val="098658"/>
                <w:sz w:val="18"/>
                <w:szCs w:val="18"/>
              </w:rPr>
              <w:t>0.8</w:t>
            </w:r>
            <w:r w:rsidRPr="00DF25CA">
              <w:rPr>
                <w:rFonts w:ascii="Menlo" w:hAnsi="Menlo" w:cs="Menlo"/>
                <w:color w:val="000000"/>
                <w:sz w:val="18"/>
                <w:szCs w:val="18"/>
              </w:rPr>
              <w:t>)</w:t>
            </w:r>
          </w:p>
          <w:p w14:paraId="47D5474A"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ax</w:t>
            </w:r>
            <w:r w:rsidRPr="00DF25CA">
              <w:rPr>
                <w:rFonts w:ascii="Menlo" w:hAnsi="Menlo" w:cs="Menlo"/>
                <w:color w:val="000000"/>
                <w:sz w:val="18"/>
                <w:szCs w:val="18"/>
              </w:rPr>
              <w:t xml:space="preserve"> = </w:t>
            </w:r>
            <w:r w:rsidRPr="00DF25CA">
              <w:rPr>
                <w:rFonts w:ascii="Menlo" w:hAnsi="Menlo" w:cs="Menlo"/>
                <w:color w:val="267F99"/>
                <w:sz w:val="18"/>
                <w:szCs w:val="18"/>
              </w:rPr>
              <w:t>plt</w:t>
            </w:r>
            <w:r w:rsidRPr="00DF25CA">
              <w:rPr>
                <w:rFonts w:ascii="Menlo" w:hAnsi="Menlo" w:cs="Menlo"/>
                <w:color w:val="000000"/>
                <w:sz w:val="18"/>
                <w:szCs w:val="18"/>
              </w:rPr>
              <w:t>.</w:t>
            </w:r>
            <w:r w:rsidRPr="00DF25CA">
              <w:rPr>
                <w:rFonts w:ascii="Menlo" w:hAnsi="Menlo" w:cs="Menlo"/>
                <w:color w:val="795E26"/>
                <w:sz w:val="18"/>
                <w:szCs w:val="18"/>
              </w:rPr>
              <w:t>gca</w:t>
            </w:r>
            <w:r w:rsidRPr="00DF25CA">
              <w:rPr>
                <w:rFonts w:ascii="Menlo" w:hAnsi="Menlo" w:cs="Menlo"/>
                <w:color w:val="000000"/>
                <w:sz w:val="18"/>
                <w:szCs w:val="18"/>
              </w:rPr>
              <w:t>()</w:t>
            </w:r>
          </w:p>
          <w:p w14:paraId="5C1CBB59"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rfc_disp</w:t>
            </w:r>
            <w:r w:rsidRPr="00DF25CA">
              <w:rPr>
                <w:rFonts w:ascii="Menlo" w:hAnsi="Menlo" w:cs="Menlo"/>
                <w:color w:val="000000"/>
                <w:sz w:val="18"/>
                <w:szCs w:val="18"/>
              </w:rPr>
              <w:t xml:space="preserve"> = </w:t>
            </w:r>
            <w:r w:rsidRPr="00DF25CA">
              <w:rPr>
                <w:rFonts w:ascii="Menlo" w:hAnsi="Menlo" w:cs="Menlo"/>
                <w:color w:val="267F99"/>
                <w:sz w:val="18"/>
                <w:szCs w:val="18"/>
              </w:rPr>
              <w:t>metrics</w:t>
            </w:r>
            <w:r w:rsidRPr="00DF25CA">
              <w:rPr>
                <w:rFonts w:ascii="Menlo" w:hAnsi="Menlo" w:cs="Menlo"/>
                <w:color w:val="000000"/>
                <w:sz w:val="18"/>
                <w:szCs w:val="18"/>
              </w:rPr>
              <w:t>.</w:t>
            </w:r>
            <w:r w:rsidRPr="00DF25CA">
              <w:rPr>
                <w:rFonts w:ascii="Menlo" w:hAnsi="Menlo" w:cs="Menlo"/>
                <w:color w:val="795E26"/>
                <w:sz w:val="18"/>
                <w:szCs w:val="18"/>
              </w:rPr>
              <w:t>plot_roc_curve</w:t>
            </w:r>
            <w:r w:rsidRPr="00DF25CA">
              <w:rPr>
                <w:rFonts w:ascii="Menlo" w:hAnsi="Menlo" w:cs="Menlo"/>
                <w:color w:val="000000"/>
                <w:sz w:val="18"/>
                <w:szCs w:val="18"/>
              </w:rPr>
              <w:t>(</w:t>
            </w:r>
            <w:r w:rsidRPr="00DF25CA">
              <w:rPr>
                <w:rFonts w:ascii="Menlo" w:hAnsi="Menlo" w:cs="Menlo"/>
                <w:color w:val="001080"/>
                <w:sz w:val="18"/>
                <w:szCs w:val="18"/>
              </w:rPr>
              <w:t>rfc</w:t>
            </w:r>
            <w:r w:rsidRPr="00DF25CA">
              <w:rPr>
                <w:rFonts w:ascii="Menlo" w:hAnsi="Menlo" w:cs="Menlo"/>
                <w:color w:val="000000"/>
                <w:sz w:val="18"/>
                <w:szCs w:val="18"/>
              </w:rPr>
              <w:t xml:space="preserve">, </w:t>
            </w:r>
            <w:r w:rsidRPr="00DF25CA">
              <w:rPr>
                <w:rFonts w:ascii="Menlo" w:hAnsi="Menlo" w:cs="Menlo"/>
                <w:color w:val="001080"/>
                <w:sz w:val="18"/>
                <w:szCs w:val="18"/>
              </w:rPr>
              <w:t>X_test</w:t>
            </w:r>
            <w:r w:rsidRPr="00DF25CA">
              <w:rPr>
                <w:rFonts w:ascii="Menlo" w:hAnsi="Menlo" w:cs="Menlo"/>
                <w:color w:val="000000"/>
                <w:sz w:val="18"/>
                <w:szCs w:val="18"/>
              </w:rPr>
              <w:t xml:space="preserve">, </w:t>
            </w:r>
            <w:r w:rsidRPr="00DF25CA">
              <w:rPr>
                <w:rFonts w:ascii="Menlo" w:hAnsi="Menlo" w:cs="Menlo"/>
                <w:color w:val="001080"/>
                <w:sz w:val="18"/>
                <w:szCs w:val="18"/>
              </w:rPr>
              <w:t>y_test</w:t>
            </w:r>
            <w:r w:rsidRPr="00DF25CA">
              <w:rPr>
                <w:rFonts w:ascii="Menlo" w:hAnsi="Menlo" w:cs="Menlo"/>
                <w:color w:val="000000"/>
                <w:sz w:val="18"/>
                <w:szCs w:val="18"/>
              </w:rPr>
              <w:t xml:space="preserve">, </w:t>
            </w:r>
            <w:r w:rsidRPr="00DF25CA">
              <w:rPr>
                <w:rFonts w:ascii="Menlo" w:hAnsi="Menlo" w:cs="Menlo"/>
                <w:color w:val="001080"/>
                <w:sz w:val="18"/>
                <w:szCs w:val="18"/>
              </w:rPr>
              <w:t>ax</w:t>
            </w:r>
            <w:r w:rsidRPr="00DF25CA">
              <w:rPr>
                <w:rFonts w:ascii="Menlo" w:hAnsi="Menlo" w:cs="Menlo"/>
                <w:color w:val="000000"/>
                <w:sz w:val="18"/>
                <w:szCs w:val="18"/>
              </w:rPr>
              <w:t>=</w:t>
            </w:r>
            <w:r w:rsidRPr="00DF25CA">
              <w:rPr>
                <w:rFonts w:ascii="Menlo" w:hAnsi="Menlo" w:cs="Menlo"/>
                <w:color w:val="001080"/>
                <w:sz w:val="18"/>
                <w:szCs w:val="18"/>
              </w:rPr>
              <w:t>ax</w:t>
            </w:r>
            <w:r w:rsidRPr="00DF25CA">
              <w:rPr>
                <w:rFonts w:ascii="Menlo" w:hAnsi="Menlo" w:cs="Menlo"/>
                <w:color w:val="000000"/>
                <w:sz w:val="18"/>
                <w:szCs w:val="18"/>
              </w:rPr>
              <w:t xml:space="preserve">, </w:t>
            </w:r>
            <w:r w:rsidRPr="00DF25CA">
              <w:rPr>
                <w:rFonts w:ascii="Menlo" w:hAnsi="Menlo" w:cs="Menlo"/>
                <w:color w:val="001080"/>
                <w:sz w:val="18"/>
                <w:szCs w:val="18"/>
              </w:rPr>
              <w:t>alpha</w:t>
            </w:r>
            <w:r w:rsidRPr="00DF25CA">
              <w:rPr>
                <w:rFonts w:ascii="Menlo" w:hAnsi="Menlo" w:cs="Menlo"/>
                <w:color w:val="000000"/>
                <w:sz w:val="18"/>
                <w:szCs w:val="18"/>
              </w:rPr>
              <w:t>=</w:t>
            </w:r>
            <w:r w:rsidRPr="00DF25CA">
              <w:rPr>
                <w:rFonts w:ascii="Menlo" w:hAnsi="Menlo" w:cs="Menlo"/>
                <w:color w:val="098658"/>
                <w:sz w:val="18"/>
                <w:szCs w:val="18"/>
              </w:rPr>
              <w:t>0.8</w:t>
            </w:r>
            <w:r w:rsidRPr="00DF25CA">
              <w:rPr>
                <w:rFonts w:ascii="Menlo" w:hAnsi="Menlo" w:cs="Menlo"/>
                <w:color w:val="000000"/>
                <w:sz w:val="18"/>
                <w:szCs w:val="18"/>
              </w:rPr>
              <w:t>)</w:t>
            </w:r>
          </w:p>
          <w:p w14:paraId="554C1A86"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267F99"/>
                <w:sz w:val="18"/>
                <w:szCs w:val="18"/>
              </w:rPr>
              <w:t>plt</w:t>
            </w:r>
            <w:r w:rsidRPr="00DF25CA">
              <w:rPr>
                <w:rFonts w:ascii="Menlo" w:hAnsi="Menlo" w:cs="Menlo"/>
                <w:color w:val="000000"/>
                <w:sz w:val="18"/>
                <w:szCs w:val="18"/>
              </w:rPr>
              <w:t>.</w:t>
            </w:r>
            <w:r w:rsidRPr="00DF25CA">
              <w:rPr>
                <w:rFonts w:ascii="Menlo" w:hAnsi="Menlo" w:cs="Menlo"/>
                <w:color w:val="795E26"/>
                <w:sz w:val="18"/>
                <w:szCs w:val="18"/>
              </w:rPr>
              <w:t>title</w:t>
            </w:r>
            <w:r w:rsidRPr="00DF25CA">
              <w:rPr>
                <w:rFonts w:ascii="Menlo" w:hAnsi="Menlo" w:cs="Menlo"/>
                <w:color w:val="000000"/>
                <w:sz w:val="18"/>
                <w:szCs w:val="18"/>
              </w:rPr>
              <w:t>(</w:t>
            </w:r>
            <w:r w:rsidRPr="00DF25CA">
              <w:rPr>
                <w:rFonts w:ascii="Menlo" w:hAnsi="Menlo" w:cs="Menlo"/>
                <w:color w:val="A31515"/>
                <w:sz w:val="18"/>
                <w:szCs w:val="18"/>
              </w:rPr>
              <w:t>'ROC curve'</w:t>
            </w:r>
            <w:r w:rsidRPr="00DF25CA">
              <w:rPr>
                <w:rFonts w:ascii="Menlo" w:hAnsi="Menlo" w:cs="Menlo"/>
                <w:color w:val="000000"/>
                <w:sz w:val="18"/>
                <w:szCs w:val="18"/>
              </w:rPr>
              <w:t>)</w:t>
            </w:r>
          </w:p>
          <w:p w14:paraId="63A274AC"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267F99"/>
                <w:sz w:val="18"/>
                <w:szCs w:val="18"/>
              </w:rPr>
              <w:t>plt</w:t>
            </w:r>
            <w:r w:rsidRPr="00DF25CA">
              <w:rPr>
                <w:rFonts w:ascii="Menlo" w:hAnsi="Menlo" w:cs="Menlo"/>
                <w:color w:val="000000"/>
                <w:sz w:val="18"/>
                <w:szCs w:val="18"/>
              </w:rPr>
              <w:t>.</w:t>
            </w:r>
            <w:r w:rsidRPr="00DF25CA">
              <w:rPr>
                <w:rFonts w:ascii="Menlo" w:hAnsi="Menlo" w:cs="Menlo"/>
                <w:color w:val="795E26"/>
                <w:sz w:val="18"/>
                <w:szCs w:val="18"/>
              </w:rPr>
              <w:t>ylabel</w:t>
            </w:r>
            <w:r w:rsidRPr="00DF25CA">
              <w:rPr>
                <w:rFonts w:ascii="Menlo" w:hAnsi="Menlo" w:cs="Menlo"/>
                <w:color w:val="000000"/>
                <w:sz w:val="18"/>
                <w:szCs w:val="18"/>
              </w:rPr>
              <w:t>(</w:t>
            </w:r>
            <w:r w:rsidRPr="00DF25CA">
              <w:rPr>
                <w:rFonts w:ascii="Menlo" w:hAnsi="Menlo" w:cs="Menlo"/>
                <w:color w:val="A31515"/>
                <w:sz w:val="18"/>
                <w:szCs w:val="18"/>
              </w:rPr>
              <w:t>'True positive rate'</w:t>
            </w:r>
            <w:r w:rsidRPr="00DF25CA">
              <w:rPr>
                <w:rFonts w:ascii="Menlo" w:hAnsi="Menlo" w:cs="Menlo"/>
                <w:color w:val="000000"/>
                <w:sz w:val="18"/>
                <w:szCs w:val="18"/>
              </w:rPr>
              <w:t>)</w:t>
            </w:r>
          </w:p>
          <w:p w14:paraId="6A62DD33"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267F99"/>
                <w:sz w:val="18"/>
                <w:szCs w:val="18"/>
              </w:rPr>
              <w:lastRenderedPageBreak/>
              <w:t>plt</w:t>
            </w:r>
            <w:r w:rsidRPr="00DF25CA">
              <w:rPr>
                <w:rFonts w:ascii="Menlo" w:hAnsi="Menlo" w:cs="Menlo"/>
                <w:color w:val="000000"/>
                <w:sz w:val="18"/>
                <w:szCs w:val="18"/>
              </w:rPr>
              <w:t>.</w:t>
            </w:r>
            <w:r w:rsidRPr="00DF25CA">
              <w:rPr>
                <w:rFonts w:ascii="Menlo" w:hAnsi="Menlo" w:cs="Menlo"/>
                <w:color w:val="795E26"/>
                <w:sz w:val="18"/>
                <w:szCs w:val="18"/>
              </w:rPr>
              <w:t>xlabel</w:t>
            </w:r>
            <w:r w:rsidRPr="00DF25CA">
              <w:rPr>
                <w:rFonts w:ascii="Menlo" w:hAnsi="Menlo" w:cs="Menlo"/>
                <w:color w:val="000000"/>
                <w:sz w:val="18"/>
                <w:szCs w:val="18"/>
              </w:rPr>
              <w:t>(</w:t>
            </w:r>
            <w:r w:rsidRPr="00DF25CA">
              <w:rPr>
                <w:rFonts w:ascii="Menlo" w:hAnsi="Menlo" w:cs="Menlo"/>
                <w:color w:val="A31515"/>
                <w:sz w:val="18"/>
                <w:szCs w:val="18"/>
              </w:rPr>
              <w:t>'False positive rate (positive label: 1)'</w:t>
            </w:r>
            <w:r w:rsidRPr="00DF25CA">
              <w:rPr>
                <w:rFonts w:ascii="Menlo" w:hAnsi="Menlo" w:cs="Menlo"/>
                <w:color w:val="000000"/>
                <w:sz w:val="18"/>
                <w:szCs w:val="18"/>
              </w:rPr>
              <w:t>)</w:t>
            </w:r>
          </w:p>
          <w:p w14:paraId="6DCCCAE3" w14:textId="77777777" w:rsidR="00267805" w:rsidRPr="00DF25CA" w:rsidRDefault="00267805" w:rsidP="002B7376">
            <w:pPr>
              <w:shd w:val="clear" w:color="auto" w:fill="FFFFFF"/>
              <w:spacing w:line="270" w:lineRule="atLeast"/>
              <w:rPr>
                <w:rFonts w:ascii="Menlo" w:hAnsi="Menlo" w:cs="Menlo"/>
                <w:color w:val="000000"/>
                <w:sz w:val="18"/>
                <w:szCs w:val="18"/>
              </w:rPr>
            </w:pPr>
          </w:p>
          <w:p w14:paraId="64904CBD"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267F99"/>
                <w:sz w:val="18"/>
                <w:szCs w:val="18"/>
              </w:rPr>
              <w:t>plt</w:t>
            </w:r>
            <w:r w:rsidRPr="00DF25CA">
              <w:rPr>
                <w:rFonts w:ascii="Menlo" w:hAnsi="Menlo" w:cs="Menlo"/>
                <w:color w:val="000000"/>
                <w:sz w:val="18"/>
                <w:szCs w:val="18"/>
              </w:rPr>
              <w:t>.</w:t>
            </w:r>
            <w:r w:rsidRPr="00DF25CA">
              <w:rPr>
                <w:rFonts w:ascii="Menlo" w:hAnsi="Menlo" w:cs="Menlo"/>
                <w:color w:val="795E26"/>
                <w:sz w:val="18"/>
                <w:szCs w:val="18"/>
              </w:rPr>
              <w:t>savefig</w:t>
            </w:r>
            <w:r w:rsidRPr="00DF25CA">
              <w:rPr>
                <w:rFonts w:ascii="Menlo" w:hAnsi="Menlo" w:cs="Menlo"/>
                <w:color w:val="000000"/>
                <w:sz w:val="18"/>
                <w:szCs w:val="18"/>
              </w:rPr>
              <w:t>(</w:t>
            </w:r>
            <w:r w:rsidRPr="00DF25CA">
              <w:rPr>
                <w:rFonts w:ascii="Menlo" w:hAnsi="Menlo" w:cs="Menlo"/>
                <w:color w:val="A31515"/>
                <w:sz w:val="18"/>
                <w:szCs w:val="18"/>
              </w:rPr>
              <w:t>'ROC curve'</w:t>
            </w:r>
            <w:r w:rsidRPr="00DF25CA">
              <w:rPr>
                <w:rFonts w:ascii="Menlo" w:hAnsi="Menlo" w:cs="Menlo"/>
                <w:color w:val="000000"/>
                <w:sz w:val="18"/>
                <w:szCs w:val="18"/>
              </w:rPr>
              <w:t>)</w:t>
            </w:r>
          </w:p>
          <w:p w14:paraId="0EDCEC9E"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267F99"/>
                <w:sz w:val="18"/>
                <w:szCs w:val="18"/>
              </w:rPr>
              <w:t>plt</w:t>
            </w:r>
            <w:r w:rsidRPr="00DF25CA">
              <w:rPr>
                <w:rFonts w:ascii="Menlo" w:hAnsi="Menlo" w:cs="Menlo"/>
                <w:color w:val="000000"/>
                <w:sz w:val="18"/>
                <w:szCs w:val="18"/>
              </w:rPr>
              <w:t>.</w:t>
            </w:r>
            <w:r w:rsidRPr="00DF25CA">
              <w:rPr>
                <w:rFonts w:ascii="Menlo" w:hAnsi="Menlo" w:cs="Menlo"/>
                <w:color w:val="795E26"/>
                <w:sz w:val="18"/>
                <w:szCs w:val="18"/>
              </w:rPr>
              <w:t>show</w:t>
            </w:r>
            <w:r w:rsidRPr="00DF25CA">
              <w:rPr>
                <w:rFonts w:ascii="Menlo" w:hAnsi="Menlo" w:cs="Menlo"/>
                <w:color w:val="000000"/>
                <w:sz w:val="18"/>
                <w:szCs w:val="18"/>
              </w:rPr>
              <w:t>()</w:t>
            </w:r>
          </w:p>
          <w:p w14:paraId="4C6E29D6" w14:textId="77777777" w:rsidR="00267805" w:rsidRPr="00DF25CA" w:rsidRDefault="00267805" w:rsidP="002B7376">
            <w:pPr>
              <w:shd w:val="clear" w:color="auto" w:fill="FFFFFF"/>
              <w:spacing w:after="240" w:line="270" w:lineRule="atLeast"/>
              <w:rPr>
                <w:rFonts w:ascii="Menlo" w:hAnsi="Menlo" w:cs="Menlo"/>
                <w:color w:val="000000"/>
                <w:sz w:val="18"/>
                <w:szCs w:val="18"/>
              </w:rPr>
            </w:pPr>
          </w:p>
          <w:p w14:paraId="3947D8AD"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8000"/>
                <w:sz w:val="18"/>
                <w:szCs w:val="18"/>
              </w:rPr>
              <w:t># Ploting metrics extracted from Confusion matrix and CM itserlffor SVM</w:t>
            </w:r>
          </w:p>
          <w:p w14:paraId="145027D6"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795E26"/>
                <w:sz w:val="18"/>
                <w:szCs w:val="18"/>
              </w:rPr>
              <w:t>print</w:t>
            </w:r>
            <w:r w:rsidRPr="00DF25CA">
              <w:rPr>
                <w:rFonts w:ascii="Menlo" w:hAnsi="Menlo" w:cs="Menlo"/>
                <w:color w:val="000000"/>
                <w:sz w:val="18"/>
                <w:szCs w:val="18"/>
              </w:rPr>
              <w:t>(</w:t>
            </w:r>
          </w:p>
          <w:p w14:paraId="6214FF0D"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00FF"/>
                <w:sz w:val="18"/>
                <w:szCs w:val="18"/>
              </w:rPr>
              <w:t>f</w:t>
            </w:r>
            <w:r w:rsidRPr="00DF25CA">
              <w:rPr>
                <w:rFonts w:ascii="Menlo" w:hAnsi="Menlo" w:cs="Menlo"/>
                <w:color w:val="A31515"/>
                <w:sz w:val="18"/>
                <w:szCs w:val="18"/>
              </w:rPr>
              <w:t xml:space="preserve">"Classification report for classifier </w:t>
            </w:r>
            <w:r w:rsidRPr="00DF25CA">
              <w:rPr>
                <w:rFonts w:ascii="Menlo" w:hAnsi="Menlo" w:cs="Menlo"/>
                <w:color w:val="0000FF"/>
                <w:sz w:val="18"/>
                <w:szCs w:val="18"/>
              </w:rPr>
              <w:t>{</w:t>
            </w:r>
            <w:r w:rsidRPr="00DF25CA">
              <w:rPr>
                <w:rFonts w:ascii="Menlo" w:hAnsi="Menlo" w:cs="Menlo"/>
                <w:color w:val="0070C1"/>
                <w:sz w:val="18"/>
                <w:szCs w:val="18"/>
              </w:rPr>
              <w:t>SVM</w:t>
            </w:r>
            <w:r w:rsidRPr="00DF25CA">
              <w:rPr>
                <w:rFonts w:ascii="Menlo" w:hAnsi="Menlo" w:cs="Menlo"/>
                <w:color w:val="0000FF"/>
                <w:sz w:val="18"/>
                <w:szCs w:val="18"/>
              </w:rPr>
              <w:t>}</w:t>
            </w:r>
            <w:r w:rsidRPr="00DF25CA">
              <w:rPr>
                <w:rFonts w:ascii="Menlo" w:hAnsi="Menlo" w:cs="Menlo"/>
                <w:color w:val="A31515"/>
                <w:sz w:val="18"/>
                <w:szCs w:val="18"/>
              </w:rPr>
              <w:t>:</w:t>
            </w:r>
            <w:r w:rsidRPr="00DF25CA">
              <w:rPr>
                <w:rFonts w:ascii="Menlo" w:hAnsi="Menlo" w:cs="Menlo"/>
                <w:color w:val="EE0000"/>
                <w:sz w:val="18"/>
                <w:szCs w:val="18"/>
              </w:rPr>
              <w:t>\n</w:t>
            </w:r>
            <w:r w:rsidRPr="00DF25CA">
              <w:rPr>
                <w:rFonts w:ascii="Menlo" w:hAnsi="Menlo" w:cs="Menlo"/>
                <w:color w:val="A31515"/>
                <w:sz w:val="18"/>
                <w:szCs w:val="18"/>
              </w:rPr>
              <w:t>"</w:t>
            </w:r>
          </w:p>
          <w:p w14:paraId="5A898C68"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00FF"/>
                <w:sz w:val="18"/>
                <w:szCs w:val="18"/>
              </w:rPr>
              <w:t>f</w:t>
            </w:r>
            <w:r w:rsidRPr="00DF25CA">
              <w:rPr>
                <w:rFonts w:ascii="Menlo" w:hAnsi="Menlo" w:cs="Menlo"/>
                <w:color w:val="A31515"/>
                <w:sz w:val="18"/>
                <w:szCs w:val="18"/>
              </w:rPr>
              <w:t>"</w:t>
            </w:r>
            <w:r w:rsidRPr="00DF25CA">
              <w:rPr>
                <w:rFonts w:ascii="Menlo" w:hAnsi="Menlo" w:cs="Menlo"/>
                <w:color w:val="0000FF"/>
                <w:sz w:val="18"/>
                <w:szCs w:val="18"/>
              </w:rPr>
              <w:t>{</w:t>
            </w:r>
            <w:r w:rsidRPr="00DF25CA">
              <w:rPr>
                <w:rFonts w:ascii="Menlo" w:hAnsi="Menlo" w:cs="Menlo"/>
                <w:color w:val="267F99"/>
                <w:sz w:val="18"/>
                <w:szCs w:val="18"/>
              </w:rPr>
              <w:t>metrics</w:t>
            </w:r>
            <w:r w:rsidRPr="00DF25CA">
              <w:rPr>
                <w:rFonts w:ascii="Menlo" w:hAnsi="Menlo" w:cs="Menlo"/>
                <w:color w:val="000000"/>
                <w:sz w:val="18"/>
                <w:szCs w:val="18"/>
              </w:rPr>
              <w:t>.</w:t>
            </w:r>
            <w:r w:rsidRPr="00DF25CA">
              <w:rPr>
                <w:rFonts w:ascii="Menlo" w:hAnsi="Menlo" w:cs="Menlo"/>
                <w:color w:val="795E26"/>
                <w:sz w:val="18"/>
                <w:szCs w:val="18"/>
              </w:rPr>
              <w:t>classification_report</w:t>
            </w:r>
            <w:r w:rsidRPr="00DF25CA">
              <w:rPr>
                <w:rFonts w:ascii="Menlo" w:hAnsi="Menlo" w:cs="Menlo"/>
                <w:color w:val="000000"/>
                <w:sz w:val="18"/>
                <w:szCs w:val="18"/>
              </w:rPr>
              <w:t>(</w:t>
            </w:r>
            <w:r w:rsidRPr="00DF25CA">
              <w:rPr>
                <w:rFonts w:ascii="Menlo" w:hAnsi="Menlo" w:cs="Menlo"/>
                <w:color w:val="001080"/>
                <w:sz w:val="18"/>
                <w:szCs w:val="18"/>
              </w:rPr>
              <w:t>y_test</w:t>
            </w:r>
            <w:r w:rsidRPr="00DF25CA">
              <w:rPr>
                <w:rFonts w:ascii="Menlo" w:hAnsi="Menlo" w:cs="Menlo"/>
                <w:color w:val="000000"/>
                <w:sz w:val="18"/>
                <w:szCs w:val="18"/>
              </w:rPr>
              <w:t xml:space="preserve">, </w:t>
            </w:r>
            <w:r w:rsidRPr="00DF25CA">
              <w:rPr>
                <w:rFonts w:ascii="Menlo" w:hAnsi="Menlo" w:cs="Menlo"/>
                <w:color w:val="001080"/>
                <w:sz w:val="18"/>
                <w:szCs w:val="18"/>
              </w:rPr>
              <w:t>predicted_SVM</w:t>
            </w:r>
            <w:r w:rsidRPr="00DF25CA">
              <w:rPr>
                <w:rFonts w:ascii="Menlo" w:hAnsi="Menlo" w:cs="Menlo"/>
                <w:color w:val="000000"/>
                <w:sz w:val="18"/>
                <w:szCs w:val="18"/>
              </w:rPr>
              <w:t>)</w:t>
            </w:r>
            <w:r w:rsidRPr="00DF25CA">
              <w:rPr>
                <w:rFonts w:ascii="Menlo" w:hAnsi="Menlo" w:cs="Menlo"/>
                <w:color w:val="0000FF"/>
                <w:sz w:val="18"/>
                <w:szCs w:val="18"/>
              </w:rPr>
              <w:t>}</w:t>
            </w:r>
            <w:r w:rsidRPr="00DF25CA">
              <w:rPr>
                <w:rFonts w:ascii="Menlo" w:hAnsi="Menlo" w:cs="Menlo"/>
                <w:color w:val="EE0000"/>
                <w:sz w:val="18"/>
                <w:szCs w:val="18"/>
              </w:rPr>
              <w:t>\n</w:t>
            </w:r>
            <w:r w:rsidRPr="00DF25CA">
              <w:rPr>
                <w:rFonts w:ascii="Menlo" w:hAnsi="Menlo" w:cs="Menlo"/>
                <w:color w:val="A31515"/>
                <w:sz w:val="18"/>
                <w:szCs w:val="18"/>
              </w:rPr>
              <w:t>"</w:t>
            </w:r>
          </w:p>
          <w:p w14:paraId="69DC6731"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w:t>
            </w:r>
          </w:p>
          <w:p w14:paraId="476FB4D7" w14:textId="77777777" w:rsidR="00267805" w:rsidRPr="00DF25CA" w:rsidRDefault="00267805" w:rsidP="002B7376">
            <w:pPr>
              <w:shd w:val="clear" w:color="auto" w:fill="FFFFFF"/>
              <w:spacing w:line="270" w:lineRule="atLeast"/>
              <w:rPr>
                <w:rFonts w:ascii="Menlo" w:hAnsi="Menlo" w:cs="Menlo"/>
                <w:color w:val="000000"/>
                <w:sz w:val="18"/>
                <w:szCs w:val="18"/>
              </w:rPr>
            </w:pPr>
          </w:p>
          <w:p w14:paraId="2379877B"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8000"/>
                <w:sz w:val="18"/>
                <w:szCs w:val="18"/>
              </w:rPr>
              <w:t># true digit values and the predicted digit values.</w:t>
            </w:r>
          </w:p>
          <w:p w14:paraId="084F3854"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795E26"/>
                <w:sz w:val="18"/>
                <w:szCs w:val="18"/>
              </w:rPr>
              <w:t>disp</w:t>
            </w:r>
            <w:r w:rsidRPr="00DF25CA">
              <w:rPr>
                <w:rFonts w:ascii="Menlo" w:hAnsi="Menlo" w:cs="Menlo"/>
                <w:color w:val="000000"/>
                <w:sz w:val="18"/>
                <w:szCs w:val="18"/>
              </w:rPr>
              <w:t xml:space="preserve"> = </w:t>
            </w:r>
            <w:r w:rsidRPr="00DF25CA">
              <w:rPr>
                <w:rFonts w:ascii="Menlo" w:hAnsi="Menlo" w:cs="Menlo"/>
                <w:color w:val="267F99"/>
                <w:sz w:val="18"/>
                <w:szCs w:val="18"/>
              </w:rPr>
              <w:t>ConfusionMatrixDisplay</w:t>
            </w:r>
            <w:r w:rsidRPr="00DF25CA">
              <w:rPr>
                <w:rFonts w:ascii="Menlo" w:hAnsi="Menlo" w:cs="Menlo"/>
                <w:color w:val="000000"/>
                <w:sz w:val="18"/>
                <w:szCs w:val="18"/>
              </w:rPr>
              <w:t>.</w:t>
            </w:r>
            <w:r w:rsidRPr="00DF25CA">
              <w:rPr>
                <w:rFonts w:ascii="Menlo" w:hAnsi="Menlo" w:cs="Menlo"/>
                <w:color w:val="795E26"/>
                <w:sz w:val="18"/>
                <w:szCs w:val="18"/>
              </w:rPr>
              <w:t>from_predictions</w:t>
            </w:r>
            <w:r w:rsidRPr="00DF25CA">
              <w:rPr>
                <w:rFonts w:ascii="Menlo" w:hAnsi="Menlo" w:cs="Menlo"/>
                <w:color w:val="000000"/>
                <w:sz w:val="18"/>
                <w:szCs w:val="18"/>
              </w:rPr>
              <w:t>(</w:t>
            </w:r>
            <w:r w:rsidRPr="00DF25CA">
              <w:rPr>
                <w:rFonts w:ascii="Menlo" w:hAnsi="Menlo" w:cs="Menlo"/>
                <w:color w:val="001080"/>
                <w:sz w:val="18"/>
                <w:szCs w:val="18"/>
              </w:rPr>
              <w:t>y_test</w:t>
            </w:r>
            <w:r w:rsidRPr="00DF25CA">
              <w:rPr>
                <w:rFonts w:ascii="Menlo" w:hAnsi="Menlo" w:cs="Menlo"/>
                <w:color w:val="000000"/>
                <w:sz w:val="18"/>
                <w:szCs w:val="18"/>
              </w:rPr>
              <w:t xml:space="preserve">, </w:t>
            </w:r>
            <w:r w:rsidRPr="00DF25CA">
              <w:rPr>
                <w:rFonts w:ascii="Menlo" w:hAnsi="Menlo" w:cs="Menlo"/>
                <w:color w:val="001080"/>
                <w:sz w:val="18"/>
                <w:szCs w:val="18"/>
              </w:rPr>
              <w:t>predicted_SVM</w:t>
            </w:r>
            <w:r w:rsidRPr="00DF25CA">
              <w:rPr>
                <w:rFonts w:ascii="Menlo" w:hAnsi="Menlo" w:cs="Menlo"/>
                <w:color w:val="000000"/>
                <w:sz w:val="18"/>
                <w:szCs w:val="18"/>
              </w:rPr>
              <w:t>)</w:t>
            </w:r>
          </w:p>
          <w:p w14:paraId="62309C4C"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795E26"/>
                <w:sz w:val="18"/>
                <w:szCs w:val="18"/>
              </w:rPr>
              <w:t>disp</w:t>
            </w:r>
            <w:r w:rsidRPr="00DF25CA">
              <w:rPr>
                <w:rFonts w:ascii="Menlo" w:hAnsi="Menlo" w:cs="Menlo"/>
                <w:color w:val="000000"/>
                <w:sz w:val="18"/>
                <w:szCs w:val="18"/>
              </w:rPr>
              <w:t>.figure_.suptitle(</w:t>
            </w:r>
            <w:r w:rsidRPr="00DF25CA">
              <w:rPr>
                <w:rFonts w:ascii="Menlo" w:hAnsi="Menlo" w:cs="Menlo"/>
                <w:color w:val="A31515"/>
                <w:sz w:val="18"/>
                <w:szCs w:val="18"/>
              </w:rPr>
              <w:t>"Confusion Matrix for SVM"</w:t>
            </w:r>
            <w:r w:rsidRPr="00DF25CA">
              <w:rPr>
                <w:rFonts w:ascii="Menlo" w:hAnsi="Menlo" w:cs="Menlo"/>
                <w:color w:val="000000"/>
                <w:sz w:val="18"/>
                <w:szCs w:val="18"/>
              </w:rPr>
              <w:t>)</w:t>
            </w:r>
          </w:p>
          <w:p w14:paraId="7DE8E8C5"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795E26"/>
                <w:sz w:val="18"/>
                <w:szCs w:val="18"/>
              </w:rPr>
              <w:t>print</w:t>
            </w:r>
            <w:r w:rsidRPr="00DF25CA">
              <w:rPr>
                <w:rFonts w:ascii="Menlo" w:hAnsi="Menlo" w:cs="Menlo"/>
                <w:color w:val="000000"/>
                <w:sz w:val="18"/>
                <w:szCs w:val="18"/>
              </w:rPr>
              <w:t>(</w:t>
            </w:r>
            <w:r w:rsidRPr="00DF25CA">
              <w:rPr>
                <w:rFonts w:ascii="Menlo" w:hAnsi="Menlo" w:cs="Menlo"/>
                <w:color w:val="0000FF"/>
                <w:sz w:val="18"/>
                <w:szCs w:val="18"/>
              </w:rPr>
              <w:t>f</w:t>
            </w:r>
            <w:r w:rsidRPr="00DF25CA">
              <w:rPr>
                <w:rFonts w:ascii="Menlo" w:hAnsi="Menlo" w:cs="Menlo"/>
                <w:color w:val="A31515"/>
                <w:sz w:val="18"/>
                <w:szCs w:val="18"/>
              </w:rPr>
              <w:t>"Confusion matrix for SVM:</w:t>
            </w:r>
            <w:r w:rsidRPr="00DF25CA">
              <w:rPr>
                <w:rFonts w:ascii="Menlo" w:hAnsi="Menlo" w:cs="Menlo"/>
                <w:color w:val="EE0000"/>
                <w:sz w:val="18"/>
                <w:szCs w:val="18"/>
              </w:rPr>
              <w:t>\n</w:t>
            </w:r>
            <w:r w:rsidRPr="00DF25CA">
              <w:rPr>
                <w:rFonts w:ascii="Menlo" w:hAnsi="Menlo" w:cs="Menlo"/>
                <w:color w:val="0000FF"/>
                <w:sz w:val="18"/>
                <w:szCs w:val="18"/>
              </w:rPr>
              <w:t>{</w:t>
            </w:r>
            <w:r w:rsidRPr="00DF25CA">
              <w:rPr>
                <w:rFonts w:ascii="Menlo" w:hAnsi="Menlo" w:cs="Menlo"/>
                <w:color w:val="795E26"/>
                <w:sz w:val="18"/>
                <w:szCs w:val="18"/>
              </w:rPr>
              <w:t>disp</w:t>
            </w:r>
            <w:r w:rsidRPr="00DF25CA">
              <w:rPr>
                <w:rFonts w:ascii="Menlo" w:hAnsi="Menlo" w:cs="Menlo"/>
                <w:color w:val="000000"/>
                <w:sz w:val="18"/>
                <w:szCs w:val="18"/>
              </w:rPr>
              <w:t>.confusion_matrix</w:t>
            </w:r>
            <w:r w:rsidRPr="00DF25CA">
              <w:rPr>
                <w:rFonts w:ascii="Menlo" w:hAnsi="Menlo" w:cs="Menlo"/>
                <w:color w:val="0000FF"/>
                <w:sz w:val="18"/>
                <w:szCs w:val="18"/>
              </w:rPr>
              <w:t>}</w:t>
            </w:r>
            <w:r w:rsidRPr="00DF25CA">
              <w:rPr>
                <w:rFonts w:ascii="Menlo" w:hAnsi="Menlo" w:cs="Menlo"/>
                <w:color w:val="A31515"/>
                <w:sz w:val="18"/>
                <w:szCs w:val="18"/>
              </w:rPr>
              <w:t>"</w:t>
            </w:r>
            <w:r w:rsidRPr="00DF25CA">
              <w:rPr>
                <w:rFonts w:ascii="Menlo" w:hAnsi="Menlo" w:cs="Menlo"/>
                <w:color w:val="000000"/>
                <w:sz w:val="18"/>
                <w:szCs w:val="18"/>
              </w:rPr>
              <w:t>)</w:t>
            </w:r>
          </w:p>
          <w:p w14:paraId="6B36D39C" w14:textId="77777777" w:rsidR="00267805" w:rsidRPr="00DF25CA" w:rsidRDefault="00267805" w:rsidP="002B7376">
            <w:pPr>
              <w:shd w:val="clear" w:color="auto" w:fill="FFFFFF"/>
              <w:spacing w:line="270" w:lineRule="atLeast"/>
              <w:rPr>
                <w:rFonts w:ascii="Menlo" w:hAnsi="Menlo" w:cs="Menlo"/>
                <w:color w:val="000000"/>
                <w:sz w:val="18"/>
                <w:szCs w:val="18"/>
              </w:rPr>
            </w:pPr>
          </w:p>
          <w:p w14:paraId="3161063A"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267F99"/>
                <w:sz w:val="18"/>
                <w:szCs w:val="18"/>
              </w:rPr>
              <w:t>plt</w:t>
            </w:r>
            <w:r w:rsidRPr="00DF25CA">
              <w:rPr>
                <w:rFonts w:ascii="Menlo" w:hAnsi="Menlo" w:cs="Menlo"/>
                <w:color w:val="000000"/>
                <w:sz w:val="18"/>
                <w:szCs w:val="18"/>
              </w:rPr>
              <w:t>.</w:t>
            </w:r>
            <w:r w:rsidRPr="00DF25CA">
              <w:rPr>
                <w:rFonts w:ascii="Menlo" w:hAnsi="Menlo" w:cs="Menlo"/>
                <w:color w:val="795E26"/>
                <w:sz w:val="18"/>
                <w:szCs w:val="18"/>
              </w:rPr>
              <w:t>savefig</w:t>
            </w:r>
            <w:r w:rsidRPr="00DF25CA">
              <w:rPr>
                <w:rFonts w:ascii="Menlo" w:hAnsi="Menlo" w:cs="Menlo"/>
                <w:color w:val="000000"/>
                <w:sz w:val="18"/>
                <w:szCs w:val="18"/>
              </w:rPr>
              <w:t>(</w:t>
            </w:r>
            <w:r w:rsidRPr="00DF25CA">
              <w:rPr>
                <w:rFonts w:ascii="Menlo" w:hAnsi="Menlo" w:cs="Menlo"/>
                <w:color w:val="A31515"/>
                <w:sz w:val="18"/>
                <w:szCs w:val="18"/>
              </w:rPr>
              <w:t>'ConfusionMatrix for SVM'</w:t>
            </w:r>
            <w:r w:rsidRPr="00DF25CA">
              <w:rPr>
                <w:rFonts w:ascii="Menlo" w:hAnsi="Menlo" w:cs="Menlo"/>
                <w:color w:val="000000"/>
                <w:sz w:val="18"/>
                <w:szCs w:val="18"/>
              </w:rPr>
              <w:t>)</w:t>
            </w:r>
          </w:p>
          <w:p w14:paraId="7238B0F7"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267F99"/>
                <w:sz w:val="18"/>
                <w:szCs w:val="18"/>
              </w:rPr>
              <w:t>plt</w:t>
            </w:r>
            <w:r w:rsidRPr="00DF25CA">
              <w:rPr>
                <w:rFonts w:ascii="Menlo" w:hAnsi="Menlo" w:cs="Menlo"/>
                <w:color w:val="000000"/>
                <w:sz w:val="18"/>
                <w:szCs w:val="18"/>
              </w:rPr>
              <w:t>.</w:t>
            </w:r>
            <w:r w:rsidRPr="00DF25CA">
              <w:rPr>
                <w:rFonts w:ascii="Menlo" w:hAnsi="Menlo" w:cs="Menlo"/>
                <w:color w:val="795E26"/>
                <w:sz w:val="18"/>
                <w:szCs w:val="18"/>
              </w:rPr>
              <w:t>show</w:t>
            </w:r>
            <w:r w:rsidRPr="00DF25CA">
              <w:rPr>
                <w:rFonts w:ascii="Menlo" w:hAnsi="Menlo" w:cs="Menlo"/>
                <w:color w:val="000000"/>
                <w:sz w:val="18"/>
                <w:szCs w:val="18"/>
              </w:rPr>
              <w:t>()</w:t>
            </w:r>
          </w:p>
          <w:p w14:paraId="03E9E207" w14:textId="77777777" w:rsidR="00267805" w:rsidRPr="00DF25CA" w:rsidRDefault="00267805" w:rsidP="002B7376">
            <w:pPr>
              <w:shd w:val="clear" w:color="auto" w:fill="FFFFFF"/>
              <w:spacing w:after="240" w:line="270" w:lineRule="atLeast"/>
              <w:rPr>
                <w:rFonts w:ascii="Menlo" w:hAnsi="Menlo" w:cs="Menlo"/>
                <w:color w:val="000000"/>
                <w:sz w:val="18"/>
                <w:szCs w:val="18"/>
              </w:rPr>
            </w:pPr>
          </w:p>
          <w:p w14:paraId="3E90E868"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8000"/>
                <w:sz w:val="18"/>
                <w:szCs w:val="18"/>
              </w:rPr>
              <w:t># Ploting metrics extracted from Confusion matrix and CM itserlffor rfc</w:t>
            </w:r>
          </w:p>
          <w:p w14:paraId="5830AAA8"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795E26"/>
                <w:sz w:val="18"/>
                <w:szCs w:val="18"/>
              </w:rPr>
              <w:t>print</w:t>
            </w:r>
            <w:r w:rsidRPr="00DF25CA">
              <w:rPr>
                <w:rFonts w:ascii="Menlo" w:hAnsi="Menlo" w:cs="Menlo"/>
                <w:color w:val="000000"/>
                <w:sz w:val="18"/>
                <w:szCs w:val="18"/>
              </w:rPr>
              <w:t>(</w:t>
            </w:r>
          </w:p>
          <w:p w14:paraId="5E0FD6CE"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00FF"/>
                <w:sz w:val="18"/>
                <w:szCs w:val="18"/>
              </w:rPr>
              <w:t>f</w:t>
            </w:r>
            <w:r w:rsidRPr="00DF25CA">
              <w:rPr>
                <w:rFonts w:ascii="Menlo" w:hAnsi="Menlo" w:cs="Menlo"/>
                <w:color w:val="A31515"/>
                <w:sz w:val="18"/>
                <w:szCs w:val="18"/>
              </w:rPr>
              <w:t xml:space="preserve">"Classification report for classifier </w:t>
            </w:r>
            <w:r w:rsidRPr="00DF25CA">
              <w:rPr>
                <w:rFonts w:ascii="Menlo" w:hAnsi="Menlo" w:cs="Menlo"/>
                <w:color w:val="0000FF"/>
                <w:sz w:val="18"/>
                <w:szCs w:val="18"/>
              </w:rPr>
              <w:t>{</w:t>
            </w:r>
            <w:r w:rsidRPr="00DF25CA">
              <w:rPr>
                <w:rFonts w:ascii="Menlo" w:hAnsi="Menlo" w:cs="Menlo"/>
                <w:color w:val="001080"/>
                <w:sz w:val="18"/>
                <w:szCs w:val="18"/>
              </w:rPr>
              <w:t>rfc</w:t>
            </w:r>
            <w:r w:rsidRPr="00DF25CA">
              <w:rPr>
                <w:rFonts w:ascii="Menlo" w:hAnsi="Menlo" w:cs="Menlo"/>
                <w:color w:val="0000FF"/>
                <w:sz w:val="18"/>
                <w:szCs w:val="18"/>
              </w:rPr>
              <w:t>}</w:t>
            </w:r>
            <w:r w:rsidRPr="00DF25CA">
              <w:rPr>
                <w:rFonts w:ascii="Menlo" w:hAnsi="Menlo" w:cs="Menlo"/>
                <w:color w:val="A31515"/>
                <w:sz w:val="18"/>
                <w:szCs w:val="18"/>
              </w:rPr>
              <w:t>:</w:t>
            </w:r>
            <w:r w:rsidRPr="00DF25CA">
              <w:rPr>
                <w:rFonts w:ascii="Menlo" w:hAnsi="Menlo" w:cs="Menlo"/>
                <w:color w:val="EE0000"/>
                <w:sz w:val="18"/>
                <w:szCs w:val="18"/>
              </w:rPr>
              <w:t>\n</w:t>
            </w:r>
            <w:r w:rsidRPr="00DF25CA">
              <w:rPr>
                <w:rFonts w:ascii="Menlo" w:hAnsi="Menlo" w:cs="Menlo"/>
                <w:color w:val="A31515"/>
                <w:sz w:val="18"/>
                <w:szCs w:val="18"/>
              </w:rPr>
              <w:t>"</w:t>
            </w:r>
          </w:p>
          <w:p w14:paraId="20B08CA2"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00FF"/>
                <w:sz w:val="18"/>
                <w:szCs w:val="18"/>
              </w:rPr>
              <w:t>f</w:t>
            </w:r>
            <w:r w:rsidRPr="00DF25CA">
              <w:rPr>
                <w:rFonts w:ascii="Menlo" w:hAnsi="Menlo" w:cs="Menlo"/>
                <w:color w:val="A31515"/>
                <w:sz w:val="18"/>
                <w:szCs w:val="18"/>
              </w:rPr>
              <w:t>"</w:t>
            </w:r>
            <w:r w:rsidRPr="00DF25CA">
              <w:rPr>
                <w:rFonts w:ascii="Menlo" w:hAnsi="Menlo" w:cs="Menlo"/>
                <w:color w:val="0000FF"/>
                <w:sz w:val="18"/>
                <w:szCs w:val="18"/>
              </w:rPr>
              <w:t>{</w:t>
            </w:r>
            <w:r w:rsidRPr="00DF25CA">
              <w:rPr>
                <w:rFonts w:ascii="Menlo" w:hAnsi="Menlo" w:cs="Menlo"/>
                <w:color w:val="267F99"/>
                <w:sz w:val="18"/>
                <w:szCs w:val="18"/>
              </w:rPr>
              <w:t>metrics</w:t>
            </w:r>
            <w:r w:rsidRPr="00DF25CA">
              <w:rPr>
                <w:rFonts w:ascii="Menlo" w:hAnsi="Menlo" w:cs="Menlo"/>
                <w:color w:val="000000"/>
                <w:sz w:val="18"/>
                <w:szCs w:val="18"/>
              </w:rPr>
              <w:t>.</w:t>
            </w:r>
            <w:r w:rsidRPr="00DF25CA">
              <w:rPr>
                <w:rFonts w:ascii="Menlo" w:hAnsi="Menlo" w:cs="Menlo"/>
                <w:color w:val="795E26"/>
                <w:sz w:val="18"/>
                <w:szCs w:val="18"/>
              </w:rPr>
              <w:t>classification_report</w:t>
            </w:r>
            <w:r w:rsidRPr="00DF25CA">
              <w:rPr>
                <w:rFonts w:ascii="Menlo" w:hAnsi="Menlo" w:cs="Menlo"/>
                <w:color w:val="000000"/>
                <w:sz w:val="18"/>
                <w:szCs w:val="18"/>
              </w:rPr>
              <w:t>(</w:t>
            </w:r>
            <w:r w:rsidRPr="00DF25CA">
              <w:rPr>
                <w:rFonts w:ascii="Menlo" w:hAnsi="Menlo" w:cs="Menlo"/>
                <w:color w:val="001080"/>
                <w:sz w:val="18"/>
                <w:szCs w:val="18"/>
              </w:rPr>
              <w:t>y_test</w:t>
            </w:r>
            <w:r w:rsidRPr="00DF25CA">
              <w:rPr>
                <w:rFonts w:ascii="Menlo" w:hAnsi="Menlo" w:cs="Menlo"/>
                <w:color w:val="000000"/>
                <w:sz w:val="18"/>
                <w:szCs w:val="18"/>
              </w:rPr>
              <w:t xml:space="preserve">, </w:t>
            </w:r>
            <w:r w:rsidRPr="00DF25CA">
              <w:rPr>
                <w:rFonts w:ascii="Menlo" w:hAnsi="Menlo" w:cs="Menlo"/>
                <w:color w:val="001080"/>
                <w:sz w:val="18"/>
                <w:szCs w:val="18"/>
              </w:rPr>
              <w:t>predicted_rfc</w:t>
            </w:r>
            <w:r w:rsidRPr="00DF25CA">
              <w:rPr>
                <w:rFonts w:ascii="Menlo" w:hAnsi="Menlo" w:cs="Menlo"/>
                <w:color w:val="000000"/>
                <w:sz w:val="18"/>
                <w:szCs w:val="18"/>
              </w:rPr>
              <w:t>)</w:t>
            </w:r>
            <w:r w:rsidRPr="00DF25CA">
              <w:rPr>
                <w:rFonts w:ascii="Menlo" w:hAnsi="Menlo" w:cs="Menlo"/>
                <w:color w:val="0000FF"/>
                <w:sz w:val="18"/>
                <w:szCs w:val="18"/>
              </w:rPr>
              <w:t>}</w:t>
            </w:r>
            <w:r w:rsidRPr="00DF25CA">
              <w:rPr>
                <w:rFonts w:ascii="Menlo" w:hAnsi="Menlo" w:cs="Menlo"/>
                <w:color w:val="EE0000"/>
                <w:sz w:val="18"/>
                <w:szCs w:val="18"/>
              </w:rPr>
              <w:t>\n</w:t>
            </w:r>
            <w:r w:rsidRPr="00DF25CA">
              <w:rPr>
                <w:rFonts w:ascii="Menlo" w:hAnsi="Menlo" w:cs="Menlo"/>
                <w:color w:val="A31515"/>
                <w:sz w:val="18"/>
                <w:szCs w:val="18"/>
              </w:rPr>
              <w:t>"</w:t>
            </w:r>
          </w:p>
          <w:p w14:paraId="300FD6A1"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w:t>
            </w:r>
          </w:p>
          <w:p w14:paraId="6AA9A5AB" w14:textId="77777777" w:rsidR="00267805" w:rsidRPr="00DF25CA" w:rsidRDefault="00267805" w:rsidP="002B7376">
            <w:pPr>
              <w:shd w:val="clear" w:color="auto" w:fill="FFFFFF"/>
              <w:spacing w:line="270" w:lineRule="atLeast"/>
              <w:rPr>
                <w:rFonts w:ascii="Menlo" w:hAnsi="Menlo" w:cs="Menlo"/>
                <w:color w:val="000000"/>
                <w:sz w:val="18"/>
                <w:szCs w:val="18"/>
              </w:rPr>
            </w:pPr>
          </w:p>
          <w:p w14:paraId="09458065"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8000"/>
                <w:sz w:val="18"/>
                <w:szCs w:val="18"/>
              </w:rPr>
              <w:t># true digit values and the predicted digit values.</w:t>
            </w:r>
          </w:p>
          <w:p w14:paraId="4A5B4C0D"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795E26"/>
                <w:sz w:val="18"/>
                <w:szCs w:val="18"/>
              </w:rPr>
              <w:t>disp</w:t>
            </w:r>
            <w:r w:rsidRPr="00DF25CA">
              <w:rPr>
                <w:rFonts w:ascii="Menlo" w:hAnsi="Menlo" w:cs="Menlo"/>
                <w:color w:val="000000"/>
                <w:sz w:val="18"/>
                <w:szCs w:val="18"/>
              </w:rPr>
              <w:t xml:space="preserve"> = </w:t>
            </w:r>
            <w:r w:rsidRPr="00DF25CA">
              <w:rPr>
                <w:rFonts w:ascii="Menlo" w:hAnsi="Menlo" w:cs="Menlo"/>
                <w:color w:val="267F99"/>
                <w:sz w:val="18"/>
                <w:szCs w:val="18"/>
              </w:rPr>
              <w:t>ConfusionMatrixDisplay</w:t>
            </w:r>
            <w:r w:rsidRPr="00DF25CA">
              <w:rPr>
                <w:rFonts w:ascii="Menlo" w:hAnsi="Menlo" w:cs="Menlo"/>
                <w:color w:val="000000"/>
                <w:sz w:val="18"/>
                <w:szCs w:val="18"/>
              </w:rPr>
              <w:t>.</w:t>
            </w:r>
            <w:r w:rsidRPr="00DF25CA">
              <w:rPr>
                <w:rFonts w:ascii="Menlo" w:hAnsi="Menlo" w:cs="Menlo"/>
                <w:color w:val="795E26"/>
                <w:sz w:val="18"/>
                <w:szCs w:val="18"/>
              </w:rPr>
              <w:t>from_predictions</w:t>
            </w:r>
            <w:r w:rsidRPr="00DF25CA">
              <w:rPr>
                <w:rFonts w:ascii="Menlo" w:hAnsi="Menlo" w:cs="Menlo"/>
                <w:color w:val="000000"/>
                <w:sz w:val="18"/>
                <w:szCs w:val="18"/>
              </w:rPr>
              <w:t>(</w:t>
            </w:r>
            <w:r w:rsidRPr="00DF25CA">
              <w:rPr>
                <w:rFonts w:ascii="Menlo" w:hAnsi="Menlo" w:cs="Menlo"/>
                <w:color w:val="001080"/>
                <w:sz w:val="18"/>
                <w:szCs w:val="18"/>
              </w:rPr>
              <w:t>y_test</w:t>
            </w:r>
            <w:r w:rsidRPr="00DF25CA">
              <w:rPr>
                <w:rFonts w:ascii="Menlo" w:hAnsi="Menlo" w:cs="Menlo"/>
                <w:color w:val="000000"/>
                <w:sz w:val="18"/>
                <w:szCs w:val="18"/>
              </w:rPr>
              <w:t xml:space="preserve">, </w:t>
            </w:r>
            <w:r w:rsidRPr="00DF25CA">
              <w:rPr>
                <w:rFonts w:ascii="Menlo" w:hAnsi="Menlo" w:cs="Menlo"/>
                <w:color w:val="001080"/>
                <w:sz w:val="18"/>
                <w:szCs w:val="18"/>
              </w:rPr>
              <w:t>predicted_rfc</w:t>
            </w:r>
            <w:r w:rsidRPr="00DF25CA">
              <w:rPr>
                <w:rFonts w:ascii="Menlo" w:hAnsi="Menlo" w:cs="Menlo"/>
                <w:color w:val="000000"/>
                <w:sz w:val="18"/>
                <w:szCs w:val="18"/>
              </w:rPr>
              <w:t>)</w:t>
            </w:r>
          </w:p>
          <w:p w14:paraId="2B8172C1"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795E26"/>
                <w:sz w:val="18"/>
                <w:szCs w:val="18"/>
              </w:rPr>
              <w:t>disp</w:t>
            </w:r>
            <w:r w:rsidRPr="00DF25CA">
              <w:rPr>
                <w:rFonts w:ascii="Menlo" w:hAnsi="Menlo" w:cs="Menlo"/>
                <w:color w:val="000000"/>
                <w:sz w:val="18"/>
                <w:szCs w:val="18"/>
              </w:rPr>
              <w:t>.figure_.suptitle(</w:t>
            </w:r>
            <w:r w:rsidRPr="00DF25CA">
              <w:rPr>
                <w:rFonts w:ascii="Menlo" w:hAnsi="Menlo" w:cs="Menlo"/>
                <w:color w:val="A31515"/>
                <w:sz w:val="18"/>
                <w:szCs w:val="18"/>
              </w:rPr>
              <w:t>"Confusion Matrix for rfc"</w:t>
            </w:r>
            <w:r w:rsidRPr="00DF25CA">
              <w:rPr>
                <w:rFonts w:ascii="Menlo" w:hAnsi="Menlo" w:cs="Menlo"/>
                <w:color w:val="000000"/>
                <w:sz w:val="18"/>
                <w:szCs w:val="18"/>
              </w:rPr>
              <w:t>)</w:t>
            </w:r>
          </w:p>
          <w:p w14:paraId="201C1C66"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795E26"/>
                <w:sz w:val="18"/>
                <w:szCs w:val="18"/>
              </w:rPr>
              <w:t>print</w:t>
            </w:r>
            <w:r w:rsidRPr="00DF25CA">
              <w:rPr>
                <w:rFonts w:ascii="Menlo" w:hAnsi="Menlo" w:cs="Menlo"/>
                <w:color w:val="000000"/>
                <w:sz w:val="18"/>
                <w:szCs w:val="18"/>
              </w:rPr>
              <w:t>(</w:t>
            </w:r>
            <w:r w:rsidRPr="00DF25CA">
              <w:rPr>
                <w:rFonts w:ascii="Menlo" w:hAnsi="Menlo" w:cs="Menlo"/>
                <w:color w:val="0000FF"/>
                <w:sz w:val="18"/>
                <w:szCs w:val="18"/>
              </w:rPr>
              <w:t>f</w:t>
            </w:r>
            <w:r w:rsidRPr="00DF25CA">
              <w:rPr>
                <w:rFonts w:ascii="Menlo" w:hAnsi="Menlo" w:cs="Menlo"/>
                <w:color w:val="A31515"/>
                <w:sz w:val="18"/>
                <w:szCs w:val="18"/>
              </w:rPr>
              <w:t>"Confusion matrix for rfc:</w:t>
            </w:r>
            <w:r w:rsidRPr="00DF25CA">
              <w:rPr>
                <w:rFonts w:ascii="Menlo" w:hAnsi="Menlo" w:cs="Menlo"/>
                <w:color w:val="EE0000"/>
                <w:sz w:val="18"/>
                <w:szCs w:val="18"/>
              </w:rPr>
              <w:t>\n</w:t>
            </w:r>
            <w:r w:rsidRPr="00DF25CA">
              <w:rPr>
                <w:rFonts w:ascii="Menlo" w:hAnsi="Menlo" w:cs="Menlo"/>
                <w:color w:val="0000FF"/>
                <w:sz w:val="18"/>
                <w:szCs w:val="18"/>
              </w:rPr>
              <w:t>{</w:t>
            </w:r>
            <w:r w:rsidRPr="00DF25CA">
              <w:rPr>
                <w:rFonts w:ascii="Menlo" w:hAnsi="Menlo" w:cs="Menlo"/>
                <w:color w:val="795E26"/>
                <w:sz w:val="18"/>
                <w:szCs w:val="18"/>
              </w:rPr>
              <w:t>disp</w:t>
            </w:r>
            <w:r w:rsidRPr="00DF25CA">
              <w:rPr>
                <w:rFonts w:ascii="Menlo" w:hAnsi="Menlo" w:cs="Menlo"/>
                <w:color w:val="000000"/>
                <w:sz w:val="18"/>
                <w:szCs w:val="18"/>
              </w:rPr>
              <w:t>.confusion_matrix</w:t>
            </w:r>
            <w:r w:rsidRPr="00DF25CA">
              <w:rPr>
                <w:rFonts w:ascii="Menlo" w:hAnsi="Menlo" w:cs="Menlo"/>
                <w:color w:val="0000FF"/>
                <w:sz w:val="18"/>
                <w:szCs w:val="18"/>
              </w:rPr>
              <w:t>}</w:t>
            </w:r>
            <w:r w:rsidRPr="00DF25CA">
              <w:rPr>
                <w:rFonts w:ascii="Menlo" w:hAnsi="Menlo" w:cs="Menlo"/>
                <w:color w:val="A31515"/>
                <w:sz w:val="18"/>
                <w:szCs w:val="18"/>
              </w:rPr>
              <w:t>"</w:t>
            </w:r>
            <w:r w:rsidRPr="00DF25CA">
              <w:rPr>
                <w:rFonts w:ascii="Menlo" w:hAnsi="Menlo" w:cs="Menlo"/>
                <w:color w:val="000000"/>
                <w:sz w:val="18"/>
                <w:szCs w:val="18"/>
              </w:rPr>
              <w:t>)</w:t>
            </w:r>
          </w:p>
          <w:p w14:paraId="717A3710" w14:textId="77777777" w:rsidR="00267805" w:rsidRPr="00DF25CA" w:rsidRDefault="00267805" w:rsidP="002B7376">
            <w:pPr>
              <w:shd w:val="clear" w:color="auto" w:fill="FFFFFF"/>
              <w:spacing w:line="270" w:lineRule="atLeast"/>
              <w:rPr>
                <w:rFonts w:ascii="Menlo" w:hAnsi="Menlo" w:cs="Menlo"/>
                <w:color w:val="000000"/>
                <w:sz w:val="18"/>
                <w:szCs w:val="18"/>
              </w:rPr>
            </w:pPr>
          </w:p>
          <w:p w14:paraId="789F61FC"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267F99"/>
                <w:sz w:val="18"/>
                <w:szCs w:val="18"/>
              </w:rPr>
              <w:t>plt</w:t>
            </w:r>
            <w:r w:rsidRPr="00DF25CA">
              <w:rPr>
                <w:rFonts w:ascii="Menlo" w:hAnsi="Menlo" w:cs="Menlo"/>
                <w:color w:val="000000"/>
                <w:sz w:val="18"/>
                <w:szCs w:val="18"/>
              </w:rPr>
              <w:t>.</w:t>
            </w:r>
            <w:r w:rsidRPr="00DF25CA">
              <w:rPr>
                <w:rFonts w:ascii="Menlo" w:hAnsi="Menlo" w:cs="Menlo"/>
                <w:color w:val="795E26"/>
                <w:sz w:val="18"/>
                <w:szCs w:val="18"/>
              </w:rPr>
              <w:t>savefig</w:t>
            </w:r>
            <w:r w:rsidRPr="00DF25CA">
              <w:rPr>
                <w:rFonts w:ascii="Menlo" w:hAnsi="Menlo" w:cs="Menlo"/>
                <w:color w:val="000000"/>
                <w:sz w:val="18"/>
                <w:szCs w:val="18"/>
              </w:rPr>
              <w:t>(</w:t>
            </w:r>
            <w:r w:rsidRPr="00DF25CA">
              <w:rPr>
                <w:rFonts w:ascii="Menlo" w:hAnsi="Menlo" w:cs="Menlo"/>
                <w:color w:val="A31515"/>
                <w:sz w:val="18"/>
                <w:szCs w:val="18"/>
              </w:rPr>
              <w:t>'ConfusionMatrix for rfc'</w:t>
            </w:r>
            <w:r w:rsidRPr="00DF25CA">
              <w:rPr>
                <w:rFonts w:ascii="Menlo" w:hAnsi="Menlo" w:cs="Menlo"/>
                <w:color w:val="000000"/>
                <w:sz w:val="18"/>
                <w:szCs w:val="18"/>
              </w:rPr>
              <w:t>)</w:t>
            </w:r>
          </w:p>
          <w:p w14:paraId="157F0672"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267F99"/>
                <w:sz w:val="18"/>
                <w:szCs w:val="18"/>
              </w:rPr>
              <w:t>plt</w:t>
            </w:r>
            <w:r w:rsidRPr="00DF25CA">
              <w:rPr>
                <w:rFonts w:ascii="Menlo" w:hAnsi="Menlo" w:cs="Menlo"/>
                <w:color w:val="000000"/>
                <w:sz w:val="18"/>
                <w:szCs w:val="18"/>
              </w:rPr>
              <w:t>.</w:t>
            </w:r>
            <w:r w:rsidRPr="00DF25CA">
              <w:rPr>
                <w:rFonts w:ascii="Menlo" w:hAnsi="Menlo" w:cs="Menlo"/>
                <w:color w:val="795E26"/>
                <w:sz w:val="18"/>
                <w:szCs w:val="18"/>
              </w:rPr>
              <w:t>show</w:t>
            </w:r>
            <w:r w:rsidRPr="00DF25CA">
              <w:rPr>
                <w:rFonts w:ascii="Menlo" w:hAnsi="Menlo" w:cs="Menlo"/>
                <w:color w:val="000000"/>
                <w:sz w:val="18"/>
                <w:szCs w:val="18"/>
              </w:rPr>
              <w:t>()</w:t>
            </w:r>
          </w:p>
          <w:p w14:paraId="45270DAB" w14:textId="77777777" w:rsidR="00267805" w:rsidRPr="00DF25CA" w:rsidRDefault="00267805" w:rsidP="002B7376">
            <w:pPr>
              <w:shd w:val="clear" w:color="auto" w:fill="FFFFFF"/>
              <w:spacing w:after="240" w:line="270" w:lineRule="atLeast"/>
              <w:rPr>
                <w:rFonts w:ascii="Menlo" w:hAnsi="Menlo" w:cs="Menlo"/>
                <w:color w:val="000000"/>
                <w:sz w:val="18"/>
                <w:szCs w:val="18"/>
              </w:rPr>
            </w:pPr>
          </w:p>
          <w:p w14:paraId="06443330"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8000"/>
                <w:sz w:val="18"/>
                <w:szCs w:val="18"/>
              </w:rPr>
              <w:t># %%</w:t>
            </w:r>
          </w:p>
          <w:p w14:paraId="016C78A8"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8000"/>
                <w:sz w:val="18"/>
                <w:szCs w:val="18"/>
              </w:rPr>
              <w:t>#---------Feature importance--------</w:t>
            </w:r>
          </w:p>
          <w:p w14:paraId="395D6BB2"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feature_names</w:t>
            </w:r>
            <w:r w:rsidRPr="00DF25CA">
              <w:rPr>
                <w:rFonts w:ascii="Menlo" w:hAnsi="Menlo" w:cs="Menlo"/>
                <w:color w:val="000000"/>
                <w:sz w:val="18"/>
                <w:szCs w:val="18"/>
              </w:rPr>
              <w:t xml:space="preserve"> = [</w:t>
            </w:r>
            <w:r w:rsidRPr="00DF25CA">
              <w:rPr>
                <w:rFonts w:ascii="Menlo" w:hAnsi="Menlo" w:cs="Menlo"/>
                <w:color w:val="A31515"/>
                <w:sz w:val="18"/>
                <w:szCs w:val="18"/>
              </w:rPr>
              <w:t>'ECG_HR'</w:t>
            </w:r>
            <w:r w:rsidRPr="00DF25CA">
              <w:rPr>
                <w:rFonts w:ascii="Menlo" w:hAnsi="Menlo" w:cs="Menlo"/>
                <w:color w:val="000000"/>
                <w:sz w:val="18"/>
                <w:szCs w:val="18"/>
              </w:rPr>
              <w:t xml:space="preserve">, </w:t>
            </w:r>
            <w:r w:rsidRPr="00DF25CA">
              <w:rPr>
                <w:rFonts w:ascii="Menlo" w:hAnsi="Menlo" w:cs="Menlo"/>
                <w:color w:val="A31515"/>
                <w:sz w:val="18"/>
                <w:szCs w:val="18"/>
              </w:rPr>
              <w:t>'NIBP_MEAN'</w:t>
            </w:r>
            <w:r w:rsidRPr="00DF25CA">
              <w:rPr>
                <w:rFonts w:ascii="Menlo" w:hAnsi="Menlo" w:cs="Menlo"/>
                <w:color w:val="000000"/>
                <w:sz w:val="18"/>
                <w:szCs w:val="18"/>
              </w:rPr>
              <w:t>,</w:t>
            </w:r>
            <w:r w:rsidRPr="00DF25CA">
              <w:rPr>
                <w:rFonts w:ascii="Menlo" w:hAnsi="Menlo" w:cs="Menlo"/>
                <w:color w:val="A31515"/>
                <w:sz w:val="18"/>
                <w:szCs w:val="18"/>
              </w:rPr>
              <w:t>'PROPO_CE'</w:t>
            </w:r>
            <w:r w:rsidRPr="00DF25CA">
              <w:rPr>
                <w:rFonts w:ascii="Menlo" w:hAnsi="Menlo" w:cs="Menlo"/>
                <w:color w:val="000000"/>
                <w:sz w:val="18"/>
                <w:szCs w:val="18"/>
              </w:rPr>
              <w:t xml:space="preserve">, </w:t>
            </w:r>
            <w:r w:rsidRPr="00DF25CA">
              <w:rPr>
                <w:rFonts w:ascii="Menlo" w:hAnsi="Menlo" w:cs="Menlo"/>
                <w:color w:val="A31515"/>
                <w:sz w:val="18"/>
                <w:szCs w:val="18"/>
              </w:rPr>
              <w:t>'REMI_CE'</w:t>
            </w:r>
            <w:r w:rsidRPr="00DF25CA">
              <w:rPr>
                <w:rFonts w:ascii="Menlo" w:hAnsi="Menlo" w:cs="Menlo"/>
                <w:color w:val="000000"/>
                <w:sz w:val="18"/>
                <w:szCs w:val="18"/>
              </w:rPr>
              <w:t>]</w:t>
            </w:r>
          </w:p>
          <w:p w14:paraId="4FF95B03"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1080"/>
                <w:sz w:val="18"/>
                <w:szCs w:val="18"/>
              </w:rPr>
              <w:t>importances</w:t>
            </w:r>
            <w:r w:rsidRPr="00DF25CA">
              <w:rPr>
                <w:rFonts w:ascii="Menlo" w:hAnsi="Menlo" w:cs="Menlo"/>
                <w:color w:val="000000"/>
                <w:sz w:val="18"/>
                <w:szCs w:val="18"/>
              </w:rPr>
              <w:t xml:space="preserve"> = </w:t>
            </w:r>
            <w:r w:rsidRPr="00DF25CA">
              <w:rPr>
                <w:rFonts w:ascii="Menlo" w:hAnsi="Menlo" w:cs="Menlo"/>
                <w:color w:val="001080"/>
                <w:sz w:val="18"/>
                <w:szCs w:val="18"/>
              </w:rPr>
              <w:t>rfc</w:t>
            </w:r>
            <w:r w:rsidRPr="00DF25CA">
              <w:rPr>
                <w:rFonts w:ascii="Menlo" w:hAnsi="Menlo" w:cs="Menlo"/>
                <w:color w:val="000000"/>
                <w:sz w:val="18"/>
                <w:szCs w:val="18"/>
              </w:rPr>
              <w:t>.</w:t>
            </w:r>
            <w:r w:rsidRPr="00DF25CA">
              <w:rPr>
                <w:rFonts w:ascii="Menlo" w:hAnsi="Menlo" w:cs="Menlo"/>
                <w:color w:val="001080"/>
                <w:sz w:val="18"/>
                <w:szCs w:val="18"/>
              </w:rPr>
              <w:t>feature_importances_</w:t>
            </w:r>
          </w:p>
          <w:p w14:paraId="2C25751B"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267F99"/>
                <w:sz w:val="18"/>
                <w:szCs w:val="18"/>
              </w:rPr>
              <w:t>plt</w:t>
            </w:r>
            <w:r w:rsidRPr="00DF25CA">
              <w:rPr>
                <w:rFonts w:ascii="Menlo" w:hAnsi="Menlo" w:cs="Menlo"/>
                <w:color w:val="000000"/>
                <w:sz w:val="18"/>
                <w:szCs w:val="18"/>
              </w:rPr>
              <w:t>.</w:t>
            </w:r>
            <w:r w:rsidRPr="00DF25CA">
              <w:rPr>
                <w:rFonts w:ascii="Menlo" w:hAnsi="Menlo" w:cs="Menlo"/>
                <w:color w:val="795E26"/>
                <w:sz w:val="18"/>
                <w:szCs w:val="18"/>
              </w:rPr>
              <w:t>pie</w:t>
            </w:r>
            <w:r w:rsidRPr="00DF25CA">
              <w:rPr>
                <w:rFonts w:ascii="Menlo" w:hAnsi="Menlo" w:cs="Menlo"/>
                <w:color w:val="000000"/>
                <w:sz w:val="18"/>
                <w:szCs w:val="18"/>
              </w:rPr>
              <w:t>(</w:t>
            </w:r>
            <w:r w:rsidRPr="00DF25CA">
              <w:rPr>
                <w:rFonts w:ascii="Menlo" w:hAnsi="Menlo" w:cs="Menlo"/>
                <w:color w:val="001080"/>
                <w:sz w:val="18"/>
                <w:szCs w:val="18"/>
              </w:rPr>
              <w:t>importances</w:t>
            </w:r>
            <w:r w:rsidRPr="00DF25CA">
              <w:rPr>
                <w:rFonts w:ascii="Menlo" w:hAnsi="Menlo" w:cs="Menlo"/>
                <w:color w:val="000000"/>
                <w:sz w:val="18"/>
                <w:szCs w:val="18"/>
              </w:rPr>
              <w:t xml:space="preserve">, </w:t>
            </w:r>
            <w:r w:rsidRPr="00DF25CA">
              <w:rPr>
                <w:rFonts w:ascii="Menlo" w:hAnsi="Menlo" w:cs="Menlo"/>
                <w:color w:val="001080"/>
                <w:sz w:val="18"/>
                <w:szCs w:val="18"/>
              </w:rPr>
              <w:t>labels</w:t>
            </w:r>
            <w:r w:rsidRPr="00DF25CA">
              <w:rPr>
                <w:rFonts w:ascii="Menlo" w:hAnsi="Menlo" w:cs="Menlo"/>
                <w:color w:val="000000"/>
                <w:sz w:val="18"/>
                <w:szCs w:val="18"/>
              </w:rPr>
              <w:t xml:space="preserve"> = </w:t>
            </w:r>
            <w:r w:rsidRPr="00DF25CA">
              <w:rPr>
                <w:rFonts w:ascii="Menlo" w:hAnsi="Menlo" w:cs="Menlo"/>
                <w:color w:val="001080"/>
                <w:sz w:val="18"/>
                <w:szCs w:val="18"/>
              </w:rPr>
              <w:t>feature_names</w:t>
            </w:r>
            <w:r w:rsidRPr="00DF25CA">
              <w:rPr>
                <w:rFonts w:ascii="Menlo" w:hAnsi="Menlo" w:cs="Menlo"/>
                <w:color w:val="000000"/>
                <w:sz w:val="18"/>
                <w:szCs w:val="18"/>
              </w:rPr>
              <w:t>)</w:t>
            </w:r>
          </w:p>
          <w:p w14:paraId="340A5FAE" w14:textId="77777777" w:rsidR="00267805" w:rsidRPr="00DF25CA" w:rsidRDefault="00267805" w:rsidP="002B7376">
            <w:pPr>
              <w:shd w:val="clear" w:color="auto" w:fill="FFFFFF"/>
              <w:spacing w:line="270" w:lineRule="atLeast"/>
              <w:rPr>
                <w:rFonts w:ascii="Menlo" w:hAnsi="Menlo" w:cs="Menlo"/>
                <w:color w:val="000000"/>
                <w:sz w:val="18"/>
                <w:szCs w:val="18"/>
              </w:rPr>
            </w:pPr>
          </w:p>
          <w:p w14:paraId="0D056C02"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8000"/>
                <w:sz w:val="18"/>
                <w:szCs w:val="18"/>
              </w:rPr>
              <w:t># %%</w:t>
            </w:r>
          </w:p>
          <w:p w14:paraId="240D3B61"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008000"/>
                <w:sz w:val="18"/>
                <w:szCs w:val="18"/>
              </w:rPr>
              <w:t>#Saving our model</w:t>
            </w:r>
          </w:p>
          <w:p w14:paraId="2AABC9FD"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AF00DB"/>
                <w:sz w:val="18"/>
                <w:szCs w:val="18"/>
              </w:rPr>
              <w:t>with</w:t>
            </w:r>
            <w:r w:rsidRPr="00DF25CA">
              <w:rPr>
                <w:rFonts w:ascii="Menlo" w:hAnsi="Menlo" w:cs="Menlo"/>
                <w:color w:val="000000"/>
                <w:sz w:val="18"/>
                <w:szCs w:val="18"/>
              </w:rPr>
              <w:t xml:space="preserve"> </w:t>
            </w:r>
            <w:r w:rsidRPr="00DF25CA">
              <w:rPr>
                <w:rFonts w:ascii="Menlo" w:hAnsi="Menlo" w:cs="Menlo"/>
                <w:color w:val="795E26"/>
                <w:sz w:val="18"/>
                <w:szCs w:val="18"/>
              </w:rPr>
              <w:t>open</w:t>
            </w:r>
            <w:r w:rsidRPr="00DF25CA">
              <w:rPr>
                <w:rFonts w:ascii="Menlo" w:hAnsi="Menlo" w:cs="Menlo"/>
                <w:color w:val="000000"/>
                <w:sz w:val="18"/>
                <w:szCs w:val="18"/>
              </w:rPr>
              <w:t>(</w:t>
            </w:r>
            <w:r w:rsidRPr="00DF25CA">
              <w:rPr>
                <w:rFonts w:ascii="Menlo" w:hAnsi="Menlo" w:cs="Menlo"/>
                <w:color w:val="A31515"/>
                <w:sz w:val="18"/>
                <w:szCs w:val="18"/>
              </w:rPr>
              <w:t>"SVM_model.pickle"</w:t>
            </w:r>
            <w:r w:rsidRPr="00DF25CA">
              <w:rPr>
                <w:rFonts w:ascii="Menlo" w:hAnsi="Menlo" w:cs="Menlo"/>
                <w:color w:val="000000"/>
                <w:sz w:val="18"/>
                <w:szCs w:val="18"/>
              </w:rPr>
              <w:t xml:space="preserve">, </w:t>
            </w:r>
            <w:r w:rsidRPr="00DF25CA">
              <w:rPr>
                <w:rFonts w:ascii="Menlo" w:hAnsi="Menlo" w:cs="Menlo"/>
                <w:color w:val="A31515"/>
                <w:sz w:val="18"/>
                <w:szCs w:val="18"/>
              </w:rPr>
              <w:t>"wb"</w:t>
            </w:r>
            <w:r w:rsidRPr="00DF25CA">
              <w:rPr>
                <w:rFonts w:ascii="Menlo" w:hAnsi="Menlo" w:cs="Menlo"/>
                <w:color w:val="000000"/>
                <w:sz w:val="18"/>
                <w:szCs w:val="18"/>
              </w:rPr>
              <w:t xml:space="preserve">) </w:t>
            </w:r>
            <w:r w:rsidRPr="00DF25CA">
              <w:rPr>
                <w:rFonts w:ascii="Menlo" w:hAnsi="Menlo" w:cs="Menlo"/>
                <w:color w:val="AF00DB"/>
                <w:sz w:val="18"/>
                <w:szCs w:val="18"/>
              </w:rPr>
              <w:t>as</w:t>
            </w:r>
            <w:r w:rsidRPr="00DF25CA">
              <w:rPr>
                <w:rFonts w:ascii="Menlo" w:hAnsi="Menlo" w:cs="Menlo"/>
                <w:color w:val="000000"/>
                <w:sz w:val="18"/>
                <w:szCs w:val="18"/>
              </w:rPr>
              <w:t xml:space="preserve"> </w:t>
            </w:r>
            <w:r w:rsidRPr="00DF25CA">
              <w:rPr>
                <w:rFonts w:ascii="Menlo" w:hAnsi="Menlo" w:cs="Menlo"/>
                <w:color w:val="001080"/>
                <w:sz w:val="18"/>
                <w:szCs w:val="18"/>
              </w:rPr>
              <w:t>file</w:t>
            </w:r>
            <w:r w:rsidRPr="00DF25CA">
              <w:rPr>
                <w:rFonts w:ascii="Menlo" w:hAnsi="Menlo" w:cs="Menlo"/>
                <w:color w:val="000000"/>
                <w:sz w:val="18"/>
                <w:szCs w:val="18"/>
              </w:rPr>
              <w:t>:</w:t>
            </w:r>
          </w:p>
          <w:p w14:paraId="1B70A8E8"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267F99"/>
                <w:sz w:val="18"/>
                <w:szCs w:val="18"/>
              </w:rPr>
              <w:t>pickle</w:t>
            </w:r>
            <w:r w:rsidRPr="00DF25CA">
              <w:rPr>
                <w:rFonts w:ascii="Menlo" w:hAnsi="Menlo" w:cs="Menlo"/>
                <w:color w:val="000000"/>
                <w:sz w:val="18"/>
                <w:szCs w:val="18"/>
              </w:rPr>
              <w:t>.</w:t>
            </w:r>
            <w:r w:rsidRPr="00DF25CA">
              <w:rPr>
                <w:rFonts w:ascii="Menlo" w:hAnsi="Menlo" w:cs="Menlo"/>
                <w:color w:val="795E26"/>
                <w:sz w:val="18"/>
                <w:szCs w:val="18"/>
              </w:rPr>
              <w:t>dump</w:t>
            </w:r>
            <w:r w:rsidRPr="00DF25CA">
              <w:rPr>
                <w:rFonts w:ascii="Menlo" w:hAnsi="Menlo" w:cs="Menlo"/>
                <w:color w:val="000000"/>
                <w:sz w:val="18"/>
                <w:szCs w:val="18"/>
              </w:rPr>
              <w:t>(</w:t>
            </w:r>
            <w:r w:rsidRPr="00DF25CA">
              <w:rPr>
                <w:rFonts w:ascii="Menlo" w:hAnsi="Menlo" w:cs="Menlo"/>
                <w:color w:val="0070C1"/>
                <w:sz w:val="18"/>
                <w:szCs w:val="18"/>
              </w:rPr>
              <w:t>SVM</w:t>
            </w:r>
            <w:r w:rsidRPr="00DF25CA">
              <w:rPr>
                <w:rFonts w:ascii="Menlo" w:hAnsi="Menlo" w:cs="Menlo"/>
                <w:color w:val="000000"/>
                <w:sz w:val="18"/>
                <w:szCs w:val="18"/>
              </w:rPr>
              <w:t xml:space="preserve">, </w:t>
            </w:r>
            <w:r w:rsidRPr="00DF25CA">
              <w:rPr>
                <w:rFonts w:ascii="Menlo" w:hAnsi="Menlo" w:cs="Menlo"/>
                <w:color w:val="001080"/>
                <w:sz w:val="18"/>
                <w:szCs w:val="18"/>
              </w:rPr>
              <w:t>file</w:t>
            </w:r>
            <w:r w:rsidRPr="00DF25CA">
              <w:rPr>
                <w:rFonts w:ascii="Menlo" w:hAnsi="Menlo" w:cs="Menlo"/>
                <w:color w:val="000000"/>
                <w:sz w:val="18"/>
                <w:szCs w:val="18"/>
              </w:rPr>
              <w:t>)</w:t>
            </w:r>
          </w:p>
          <w:p w14:paraId="4C0C9663" w14:textId="77777777" w:rsidR="00267805" w:rsidRPr="00DF25CA" w:rsidRDefault="00267805" w:rsidP="002B7376">
            <w:pPr>
              <w:shd w:val="clear" w:color="auto" w:fill="FFFFFF"/>
              <w:spacing w:line="270" w:lineRule="atLeast"/>
              <w:rPr>
                <w:rFonts w:ascii="Menlo" w:hAnsi="Menlo" w:cs="Menlo"/>
                <w:color w:val="000000"/>
                <w:sz w:val="18"/>
                <w:szCs w:val="18"/>
              </w:rPr>
            </w:pPr>
          </w:p>
          <w:p w14:paraId="19F22018"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AF00DB"/>
                <w:sz w:val="18"/>
                <w:szCs w:val="18"/>
              </w:rPr>
              <w:t>with</w:t>
            </w:r>
            <w:r w:rsidRPr="00DF25CA">
              <w:rPr>
                <w:rFonts w:ascii="Menlo" w:hAnsi="Menlo" w:cs="Menlo"/>
                <w:color w:val="000000"/>
                <w:sz w:val="18"/>
                <w:szCs w:val="18"/>
              </w:rPr>
              <w:t xml:space="preserve"> </w:t>
            </w:r>
            <w:r w:rsidRPr="00DF25CA">
              <w:rPr>
                <w:rFonts w:ascii="Menlo" w:hAnsi="Menlo" w:cs="Menlo"/>
                <w:color w:val="795E26"/>
                <w:sz w:val="18"/>
                <w:szCs w:val="18"/>
              </w:rPr>
              <w:t>open</w:t>
            </w:r>
            <w:r w:rsidRPr="00DF25CA">
              <w:rPr>
                <w:rFonts w:ascii="Menlo" w:hAnsi="Menlo" w:cs="Menlo"/>
                <w:color w:val="000000"/>
                <w:sz w:val="18"/>
                <w:szCs w:val="18"/>
              </w:rPr>
              <w:t>(</w:t>
            </w:r>
            <w:r w:rsidRPr="00DF25CA">
              <w:rPr>
                <w:rFonts w:ascii="Menlo" w:hAnsi="Menlo" w:cs="Menlo"/>
                <w:color w:val="A31515"/>
                <w:sz w:val="18"/>
                <w:szCs w:val="18"/>
              </w:rPr>
              <w:t>"RandomForest_model.pickle"</w:t>
            </w:r>
            <w:r w:rsidRPr="00DF25CA">
              <w:rPr>
                <w:rFonts w:ascii="Menlo" w:hAnsi="Menlo" w:cs="Menlo"/>
                <w:color w:val="000000"/>
                <w:sz w:val="18"/>
                <w:szCs w:val="18"/>
              </w:rPr>
              <w:t xml:space="preserve">, </w:t>
            </w:r>
            <w:r w:rsidRPr="00DF25CA">
              <w:rPr>
                <w:rFonts w:ascii="Menlo" w:hAnsi="Menlo" w:cs="Menlo"/>
                <w:color w:val="A31515"/>
                <w:sz w:val="18"/>
                <w:szCs w:val="18"/>
              </w:rPr>
              <w:t>"wb"</w:t>
            </w:r>
            <w:r w:rsidRPr="00DF25CA">
              <w:rPr>
                <w:rFonts w:ascii="Menlo" w:hAnsi="Menlo" w:cs="Menlo"/>
                <w:color w:val="000000"/>
                <w:sz w:val="18"/>
                <w:szCs w:val="18"/>
              </w:rPr>
              <w:t xml:space="preserve">) </w:t>
            </w:r>
            <w:r w:rsidRPr="00DF25CA">
              <w:rPr>
                <w:rFonts w:ascii="Menlo" w:hAnsi="Menlo" w:cs="Menlo"/>
                <w:color w:val="AF00DB"/>
                <w:sz w:val="18"/>
                <w:szCs w:val="18"/>
              </w:rPr>
              <w:t>as</w:t>
            </w:r>
            <w:r w:rsidRPr="00DF25CA">
              <w:rPr>
                <w:rFonts w:ascii="Menlo" w:hAnsi="Menlo" w:cs="Menlo"/>
                <w:color w:val="000000"/>
                <w:sz w:val="18"/>
                <w:szCs w:val="18"/>
              </w:rPr>
              <w:t xml:space="preserve"> </w:t>
            </w:r>
            <w:r w:rsidRPr="00DF25CA">
              <w:rPr>
                <w:rFonts w:ascii="Menlo" w:hAnsi="Menlo" w:cs="Menlo"/>
                <w:color w:val="001080"/>
                <w:sz w:val="18"/>
                <w:szCs w:val="18"/>
              </w:rPr>
              <w:t>file</w:t>
            </w:r>
            <w:r w:rsidRPr="00DF25CA">
              <w:rPr>
                <w:rFonts w:ascii="Menlo" w:hAnsi="Menlo" w:cs="Menlo"/>
                <w:color w:val="000000"/>
                <w:sz w:val="18"/>
                <w:szCs w:val="18"/>
              </w:rPr>
              <w:t>:</w:t>
            </w:r>
          </w:p>
          <w:p w14:paraId="78C6012C" w14:textId="77777777" w:rsidR="00267805" w:rsidRPr="00DF25CA" w:rsidRDefault="00267805" w:rsidP="002B7376">
            <w:pPr>
              <w:shd w:val="clear" w:color="auto" w:fill="FFFFFF"/>
              <w:spacing w:line="270" w:lineRule="atLeast"/>
              <w:rPr>
                <w:rFonts w:ascii="Menlo" w:hAnsi="Menlo" w:cs="Menlo"/>
                <w:color w:val="000000"/>
                <w:sz w:val="18"/>
                <w:szCs w:val="18"/>
              </w:rPr>
            </w:pPr>
            <w:r w:rsidRPr="00DF25CA">
              <w:rPr>
                <w:rFonts w:ascii="Menlo" w:hAnsi="Menlo" w:cs="Menlo"/>
                <w:color w:val="000000"/>
                <w:sz w:val="18"/>
                <w:szCs w:val="18"/>
              </w:rPr>
              <w:t xml:space="preserve">    </w:t>
            </w:r>
            <w:r w:rsidRPr="00DF25CA">
              <w:rPr>
                <w:rFonts w:ascii="Menlo" w:hAnsi="Menlo" w:cs="Menlo"/>
                <w:color w:val="267F99"/>
                <w:sz w:val="18"/>
                <w:szCs w:val="18"/>
              </w:rPr>
              <w:t>pickle</w:t>
            </w:r>
            <w:r w:rsidRPr="00DF25CA">
              <w:rPr>
                <w:rFonts w:ascii="Menlo" w:hAnsi="Menlo" w:cs="Menlo"/>
                <w:color w:val="000000"/>
                <w:sz w:val="18"/>
                <w:szCs w:val="18"/>
              </w:rPr>
              <w:t>.</w:t>
            </w:r>
            <w:r w:rsidRPr="00DF25CA">
              <w:rPr>
                <w:rFonts w:ascii="Menlo" w:hAnsi="Menlo" w:cs="Menlo"/>
                <w:color w:val="795E26"/>
                <w:sz w:val="18"/>
                <w:szCs w:val="18"/>
              </w:rPr>
              <w:t>dump</w:t>
            </w:r>
            <w:r w:rsidRPr="00DF25CA">
              <w:rPr>
                <w:rFonts w:ascii="Menlo" w:hAnsi="Menlo" w:cs="Menlo"/>
                <w:color w:val="000000"/>
                <w:sz w:val="18"/>
                <w:szCs w:val="18"/>
              </w:rPr>
              <w:t>(</w:t>
            </w:r>
            <w:r w:rsidRPr="00DF25CA">
              <w:rPr>
                <w:rFonts w:ascii="Menlo" w:hAnsi="Menlo" w:cs="Menlo"/>
                <w:color w:val="001080"/>
                <w:sz w:val="18"/>
                <w:szCs w:val="18"/>
              </w:rPr>
              <w:t>rfc</w:t>
            </w:r>
            <w:r w:rsidRPr="00DF25CA">
              <w:rPr>
                <w:rFonts w:ascii="Menlo" w:hAnsi="Menlo" w:cs="Menlo"/>
                <w:color w:val="000000"/>
                <w:sz w:val="18"/>
                <w:szCs w:val="18"/>
              </w:rPr>
              <w:t xml:space="preserve">, </w:t>
            </w:r>
            <w:r w:rsidRPr="00DF25CA">
              <w:rPr>
                <w:rFonts w:ascii="Menlo" w:hAnsi="Menlo" w:cs="Menlo"/>
                <w:color w:val="001080"/>
                <w:sz w:val="18"/>
                <w:szCs w:val="18"/>
              </w:rPr>
              <w:t>file</w:t>
            </w:r>
            <w:r w:rsidRPr="00DF25CA">
              <w:rPr>
                <w:rFonts w:ascii="Menlo" w:hAnsi="Menlo" w:cs="Menlo"/>
                <w:color w:val="000000"/>
                <w:sz w:val="18"/>
                <w:szCs w:val="18"/>
              </w:rPr>
              <w:t>)</w:t>
            </w:r>
          </w:p>
          <w:p w14:paraId="5F27E7A0" w14:textId="77777777" w:rsidR="00267805" w:rsidRPr="00DF25CA" w:rsidRDefault="00267805" w:rsidP="002B7376">
            <w:pPr>
              <w:shd w:val="clear" w:color="auto" w:fill="FFFFFF"/>
              <w:spacing w:line="270" w:lineRule="atLeast"/>
              <w:rPr>
                <w:rFonts w:ascii="Menlo" w:hAnsi="Menlo" w:cs="Menlo"/>
                <w:color w:val="000000"/>
                <w:sz w:val="18"/>
                <w:szCs w:val="18"/>
              </w:rPr>
            </w:pPr>
          </w:p>
          <w:p w14:paraId="73456117" w14:textId="79859431" w:rsidR="00267805" w:rsidRPr="00267805" w:rsidRDefault="00267805" w:rsidP="00267805">
            <w:pPr>
              <w:shd w:val="clear" w:color="auto" w:fill="FFFFFF"/>
              <w:spacing w:line="270" w:lineRule="atLeast"/>
              <w:rPr>
                <w:rFonts w:ascii="Menlo" w:hAnsi="Menlo" w:cs="Menlo"/>
                <w:color w:val="000000"/>
                <w:sz w:val="18"/>
                <w:szCs w:val="18"/>
              </w:rPr>
            </w:pPr>
            <w:r w:rsidRPr="00DF25CA">
              <w:rPr>
                <w:rFonts w:ascii="Menlo" w:hAnsi="Menlo" w:cs="Menlo"/>
                <w:color w:val="795E26"/>
                <w:sz w:val="18"/>
                <w:szCs w:val="18"/>
              </w:rPr>
              <w:t>print</w:t>
            </w:r>
            <w:r w:rsidRPr="00DF25CA">
              <w:rPr>
                <w:rFonts w:ascii="Menlo" w:hAnsi="Menlo" w:cs="Menlo"/>
                <w:color w:val="000000"/>
                <w:sz w:val="18"/>
                <w:szCs w:val="18"/>
              </w:rPr>
              <w:t>(</w:t>
            </w:r>
            <w:r w:rsidRPr="00DF25CA">
              <w:rPr>
                <w:rFonts w:ascii="Menlo" w:hAnsi="Menlo" w:cs="Menlo"/>
                <w:color w:val="A31515"/>
                <w:sz w:val="18"/>
                <w:szCs w:val="18"/>
              </w:rPr>
              <w:t>'Models Saved'</w:t>
            </w:r>
            <w:r w:rsidRPr="00DF25CA">
              <w:rPr>
                <w:rFonts w:ascii="Menlo" w:hAnsi="Menlo" w:cs="Menlo"/>
                <w:color w:val="000000"/>
                <w:sz w:val="18"/>
                <w:szCs w:val="18"/>
              </w:rPr>
              <w:t>)</w:t>
            </w:r>
          </w:p>
        </w:tc>
      </w:tr>
    </w:tbl>
    <w:p w14:paraId="2707AF5D" w14:textId="226F0E37" w:rsidR="00514C57" w:rsidRPr="00267805" w:rsidRDefault="00514C57" w:rsidP="00267805"/>
    <w:sectPr w:rsidR="00514C57" w:rsidRPr="00267805">
      <w:footerReference w:type="default" r:id="rId4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0" w:author="Microsoft Office User" w:date="2022-01-07T00:48:00Z" w:initials="MPC">
    <w:p w14:paraId="1A370166" w14:textId="77777777" w:rsidR="00267805" w:rsidRPr="00BD16EC" w:rsidRDefault="00267805" w:rsidP="00267805">
      <w:pPr>
        <w:pStyle w:val="CommentText"/>
        <w:rPr>
          <w:lang w:val="en-US"/>
        </w:rPr>
      </w:pPr>
      <w:r>
        <w:rPr>
          <w:rStyle w:val="CommentReference"/>
        </w:rPr>
        <w:annotationRef/>
      </w:r>
      <w:r w:rsidRPr="00BD16EC">
        <w:rPr>
          <w:lang w:val="en-US"/>
        </w:rPr>
        <w:t>Falta completar</w:t>
      </w:r>
    </w:p>
  </w:comment>
  <w:comment w:id="54" w:author="MARC PALOMER CADENAS" w:date="2021-12-21T13:12:00Z" w:initials="MPC">
    <w:p w14:paraId="4B3D77F3" w14:textId="77777777" w:rsidR="00267805" w:rsidRPr="00BD16EC" w:rsidRDefault="00267805" w:rsidP="00267805">
      <w:pPr>
        <w:spacing w:after="369"/>
        <w:jc w:val="both"/>
        <w:rPr>
          <w:rFonts w:ascii="Arial Narrow" w:hAnsi="Arial Narrow" w:cs="Arial"/>
          <w:color w:val="333333"/>
          <w:sz w:val="20"/>
          <w:szCs w:val="20"/>
          <w:highlight w:val="yellow"/>
          <w:lang w:val="en-US"/>
        </w:rPr>
      </w:pPr>
      <w:r>
        <w:rPr>
          <w:rStyle w:val="CommentReference"/>
        </w:rPr>
        <w:annotationRef/>
      </w:r>
      <w:r w:rsidRPr="00BD16EC">
        <w:rPr>
          <w:rFonts w:ascii="Arial Narrow" w:hAnsi="Arial Narrow" w:cs="Arial"/>
          <w:color w:val="333333"/>
          <w:sz w:val="20"/>
          <w:szCs w:val="20"/>
          <w:highlight w:val="yellow"/>
          <w:lang w:val="en-US"/>
        </w:rPr>
        <w:t xml:space="preserve">Que ficar? </w:t>
      </w:r>
    </w:p>
    <w:p w14:paraId="102F9393" w14:textId="77777777" w:rsidR="00267805" w:rsidRPr="00BD16EC" w:rsidRDefault="00267805" w:rsidP="00267805">
      <w:pPr>
        <w:spacing w:after="369"/>
        <w:jc w:val="both"/>
        <w:rPr>
          <w:rFonts w:ascii="Arial Narrow" w:hAnsi="Arial Narrow" w:cs="Arial"/>
          <w:color w:val="333333"/>
          <w:sz w:val="20"/>
          <w:szCs w:val="20"/>
          <w:highlight w:val="yellow"/>
          <w:lang w:val="en-US"/>
        </w:rPr>
      </w:pPr>
    </w:p>
    <w:p w14:paraId="0C3D3045" w14:textId="77777777" w:rsidR="00267805" w:rsidRPr="00BD16EC" w:rsidRDefault="00267805" w:rsidP="00267805">
      <w:pPr>
        <w:spacing w:after="369"/>
        <w:jc w:val="both"/>
        <w:rPr>
          <w:rFonts w:ascii="Arial Narrow" w:hAnsi="Arial Narrow" w:cs="Arial"/>
          <w:color w:val="333333"/>
          <w:sz w:val="20"/>
          <w:szCs w:val="20"/>
          <w:highlight w:val="yellow"/>
          <w:lang w:val="en-US"/>
        </w:rPr>
      </w:pPr>
      <w:r w:rsidRPr="00BD16EC">
        <w:rPr>
          <w:rFonts w:ascii="Arial Narrow" w:hAnsi="Arial Narrow" w:cs="Arial"/>
          <w:color w:val="333333"/>
          <w:sz w:val="20"/>
          <w:szCs w:val="20"/>
          <w:highlight w:val="yellow"/>
          <w:lang w:val="en-US"/>
        </w:rPr>
        <w:t>Describe exactly what activities or procedures will take place during the award period. Specifically explain how the project will be completed.</w:t>
      </w:r>
    </w:p>
    <w:p w14:paraId="22716D95" w14:textId="77777777" w:rsidR="00267805" w:rsidRPr="00BD16EC" w:rsidRDefault="00267805" w:rsidP="00267805">
      <w:pPr>
        <w:spacing w:after="369"/>
        <w:jc w:val="both"/>
        <w:rPr>
          <w:rFonts w:ascii="Arial Narrow" w:hAnsi="Arial Narrow" w:cs="Arial"/>
          <w:color w:val="333333"/>
          <w:sz w:val="20"/>
          <w:szCs w:val="20"/>
          <w:highlight w:val="yellow"/>
          <w:lang w:val="en-US"/>
        </w:rPr>
      </w:pPr>
      <w:r w:rsidRPr="00BD16EC">
        <w:rPr>
          <w:rFonts w:ascii="Arial Narrow" w:hAnsi="Arial Narrow" w:cs="Arial"/>
          <w:color w:val="333333"/>
          <w:sz w:val="20"/>
          <w:szCs w:val="20"/>
          <w:highlight w:val="yellow"/>
          <w:lang w:val="en-US"/>
        </w:rPr>
        <w:t>Identify what you will do and what other individuals involved in the project will do.</w:t>
      </w:r>
    </w:p>
    <w:p w14:paraId="7485AE8A" w14:textId="77777777" w:rsidR="00267805" w:rsidRPr="00BD16EC" w:rsidRDefault="00267805" w:rsidP="00267805">
      <w:pPr>
        <w:spacing w:after="369"/>
        <w:jc w:val="both"/>
        <w:rPr>
          <w:rFonts w:ascii="Arial Narrow" w:hAnsi="Arial Narrow" w:cs="Arial"/>
          <w:color w:val="333333"/>
          <w:sz w:val="20"/>
          <w:szCs w:val="20"/>
          <w:highlight w:val="yellow"/>
          <w:lang w:val="en-US"/>
        </w:rPr>
      </w:pPr>
      <w:r w:rsidRPr="00BD16EC">
        <w:rPr>
          <w:rFonts w:ascii="Arial Narrow" w:hAnsi="Arial Narrow" w:cs="Arial"/>
          <w:color w:val="333333"/>
          <w:sz w:val="20"/>
          <w:szCs w:val="20"/>
          <w:highlight w:val="yellow"/>
          <w:lang w:val="en-US"/>
        </w:rPr>
        <w:t>What kinds of techniques will you use? Are they new or unique? In what ways? What types of data will be collected and analyses will be performed? Is your research quantitative? Qualitative? Exploratory? Historical? Another type of research? What procedures, materials, or concepts will drive your project?</w:t>
      </w:r>
    </w:p>
    <w:p w14:paraId="4785D3ED" w14:textId="77777777" w:rsidR="00267805" w:rsidRPr="00BD16EC" w:rsidRDefault="00267805" w:rsidP="00267805">
      <w:pPr>
        <w:spacing w:after="369"/>
        <w:jc w:val="both"/>
        <w:rPr>
          <w:rFonts w:ascii="Arial Narrow" w:hAnsi="Arial Narrow" w:cs="Arial"/>
          <w:color w:val="333333"/>
          <w:sz w:val="20"/>
          <w:szCs w:val="20"/>
          <w:lang w:val="en-US"/>
        </w:rPr>
      </w:pPr>
      <w:r w:rsidRPr="00BD16EC">
        <w:rPr>
          <w:rFonts w:ascii="Arial Narrow" w:hAnsi="Arial Narrow" w:cs="Arial"/>
          <w:color w:val="333333"/>
          <w:sz w:val="20"/>
          <w:szCs w:val="20"/>
          <w:highlight w:val="yellow"/>
          <w:lang w:val="en-US"/>
        </w:rPr>
        <w:t>Describe the extent of the involvement of the faculty mentor in the project.</w:t>
      </w:r>
      <w:r w:rsidRPr="00BD16EC">
        <w:rPr>
          <w:rFonts w:ascii="Arial Narrow" w:hAnsi="Arial Narrow" w:cs="Arial"/>
          <w:color w:val="333333"/>
          <w:sz w:val="20"/>
          <w:szCs w:val="20"/>
          <w:lang w:val="en-US"/>
        </w:rPr>
        <w:t> </w:t>
      </w:r>
    </w:p>
    <w:p w14:paraId="7420053C" w14:textId="77777777" w:rsidR="00267805" w:rsidRPr="00BD16EC" w:rsidRDefault="00267805" w:rsidP="00267805">
      <w:pPr>
        <w:pStyle w:val="CommentText"/>
        <w:rPr>
          <w:lang w:val="en-US"/>
        </w:rPr>
      </w:pPr>
    </w:p>
  </w:comment>
  <w:comment w:id="59" w:author="Pedro Gambus" w:date="2022-01-17T09:28:00Z" w:initials="PG">
    <w:p w14:paraId="0B75BC58" w14:textId="77777777" w:rsidR="00267805" w:rsidRPr="00FF3663" w:rsidRDefault="00267805" w:rsidP="00267805">
      <w:pPr>
        <w:pStyle w:val="CommentText"/>
        <w:rPr>
          <w:lang w:val="en-US"/>
        </w:rPr>
      </w:pPr>
      <w:r>
        <w:rPr>
          <w:rStyle w:val="CommentReference"/>
        </w:rPr>
        <w:annotationRef/>
      </w:r>
      <w:r w:rsidRPr="00FF3663">
        <w:rPr>
          <w:lang w:val="en-US"/>
        </w:rPr>
        <w:t>Very hard to understand w</w:t>
      </w:r>
      <w:r>
        <w:rPr>
          <w:lang w:val="en-US"/>
        </w:rPr>
        <w:t>hat’s been done. What measn “the commits”?</w:t>
      </w:r>
    </w:p>
  </w:comment>
  <w:comment w:id="91" w:author="MARC PALOMER CADENAS" w:date="2021-12-21T12:54:00Z" w:initials="MPC">
    <w:p w14:paraId="3EC74506" w14:textId="77777777" w:rsidR="00267805" w:rsidRPr="00BD16EC" w:rsidRDefault="00267805" w:rsidP="00267805">
      <w:pPr>
        <w:jc w:val="both"/>
        <w:rPr>
          <w:rFonts w:ascii="Arial Narrow" w:hAnsi="Arial Narrow" w:cs="Arial"/>
          <w:lang w:val="en-US"/>
        </w:rPr>
      </w:pPr>
      <w:r>
        <w:rPr>
          <w:rStyle w:val="CommentReference"/>
        </w:rPr>
        <w:annotationRef/>
      </w:r>
      <w:r w:rsidRPr="00BD16EC">
        <w:rPr>
          <w:rFonts w:ascii="Arial Narrow" w:hAnsi="Arial Narrow" w:cs="Arial"/>
          <w:lang w:val="en-US"/>
        </w:rPr>
        <w:t xml:space="preserve">AIXÒ S’HA DE FICAR A ALGÚN LLOC PERÌ NO SÉ ON </w:t>
      </w:r>
    </w:p>
    <w:p w14:paraId="7DAFD4D6" w14:textId="77777777" w:rsidR="00267805" w:rsidRPr="00BD16EC" w:rsidRDefault="00267805" w:rsidP="00267805">
      <w:pPr>
        <w:jc w:val="both"/>
        <w:rPr>
          <w:rFonts w:ascii="Arial Narrow" w:hAnsi="Arial Narrow" w:cs="Arial"/>
          <w:lang w:val="en-US"/>
        </w:rPr>
      </w:pPr>
    </w:p>
    <w:p w14:paraId="5D8517E4" w14:textId="77777777" w:rsidR="00267805" w:rsidRPr="00BD16EC" w:rsidRDefault="00267805" w:rsidP="00267805">
      <w:pPr>
        <w:jc w:val="both"/>
        <w:rPr>
          <w:rFonts w:ascii="Arial Narrow" w:hAnsi="Arial Narrow" w:cs="Arial"/>
          <w:lang w:val="en-US"/>
        </w:rPr>
      </w:pPr>
      <w:r w:rsidRPr="00BD16EC">
        <w:rPr>
          <w:rFonts w:ascii="Arial Narrow" w:hAnsi="Arial Narrow" w:cs="Arial"/>
          <w:lang w:val="en-US"/>
        </w:rPr>
        <w:t>The data used in the analysis is previously collected data from (</w:t>
      </w:r>
      <w:r w:rsidRPr="00BD16EC">
        <w:rPr>
          <w:rFonts w:ascii="Arial Narrow" w:hAnsi="Arial Narrow" w:cs="Arial"/>
          <w:highlight w:val="yellow"/>
          <w:lang w:val="en-US"/>
        </w:rPr>
        <w:t>insertar el estudi al que forma part</w:t>
      </w:r>
      <w:r w:rsidRPr="00BD16EC">
        <w:rPr>
          <w:rFonts w:ascii="Arial Narrow" w:hAnsi="Arial Narrow" w:cs="Arial"/>
          <w:lang w:val="en-US"/>
        </w:rPr>
        <w:t xml:space="preserve">) because of time restrictions. Currently collected data will be used in future studies conducted by other professionals. </w:t>
      </w:r>
    </w:p>
    <w:p w14:paraId="55F2734C" w14:textId="77777777" w:rsidR="00267805" w:rsidRPr="00BD16EC" w:rsidRDefault="00267805" w:rsidP="00267805">
      <w:pPr>
        <w:pStyle w:val="CommentText"/>
        <w:rPr>
          <w:lang w:val="en-US"/>
        </w:rPr>
      </w:pPr>
    </w:p>
  </w:comment>
  <w:comment w:id="94" w:author="MARC PALOMER CADENAS" w:date="2022-01-02T13:55:00Z" w:initials="MPC">
    <w:p w14:paraId="513E12E9" w14:textId="77777777" w:rsidR="00267805" w:rsidRDefault="00267805" w:rsidP="00267805">
      <w:pPr>
        <w:pStyle w:val="CommentText"/>
      </w:pPr>
      <w:r>
        <w:rPr>
          <w:rStyle w:val="CommentReference"/>
        </w:rPr>
        <w:annotationRef/>
      </w:r>
      <w:r>
        <w:t>Comentar com es fará la presentació?</w:t>
      </w:r>
    </w:p>
  </w:comment>
  <w:comment w:id="96" w:author="MARC PALOMER CADENAS" w:date="2022-01-07T11:41:00Z" w:initials="MPC">
    <w:p w14:paraId="5568487D" w14:textId="77777777" w:rsidR="00267805" w:rsidRDefault="00267805" w:rsidP="00267805">
      <w:pPr>
        <w:spacing w:before="100" w:beforeAutospacing="1" w:after="100" w:afterAutospacing="1"/>
        <w:jc w:val="both"/>
        <w:rPr>
          <w:rFonts w:ascii="Arial Narrow" w:hAnsi="Arial Narrow" w:cs="Arial"/>
          <w:sz w:val="20"/>
          <w:szCs w:val="20"/>
          <w:highlight w:val="yellow"/>
        </w:rPr>
      </w:pPr>
      <w:r>
        <w:rPr>
          <w:rStyle w:val="CommentReference"/>
        </w:rPr>
        <w:annotationRef/>
      </w:r>
      <w:r>
        <w:rPr>
          <w:rStyle w:val="CommentReference"/>
        </w:rPr>
        <w:annotationRef/>
      </w:r>
      <w:r w:rsidRPr="00453D6E">
        <w:rPr>
          <w:rFonts w:ascii="Arial Narrow" w:hAnsi="Arial Narrow" w:cs="Arial"/>
          <w:sz w:val="20"/>
          <w:szCs w:val="20"/>
          <w:highlight w:val="yellow"/>
        </w:rPr>
        <w:t xml:space="preserve">¿En qué punto está la tecnología? ¿Cuál es el contexto del Proyecto? </w:t>
      </w:r>
    </w:p>
    <w:p w14:paraId="1CB1C711" w14:textId="77777777" w:rsidR="00267805" w:rsidRPr="00453D6E" w:rsidRDefault="00267805" w:rsidP="00267805">
      <w:pPr>
        <w:spacing w:before="100" w:beforeAutospacing="1" w:after="100" w:afterAutospacing="1"/>
        <w:jc w:val="both"/>
        <w:rPr>
          <w:rFonts w:ascii="Arial Narrow" w:hAnsi="Arial Narrow" w:cs="Arial"/>
          <w:highlight w:val="yellow"/>
        </w:rPr>
      </w:pPr>
    </w:p>
    <w:p w14:paraId="6B2EA0FA" w14:textId="77777777" w:rsidR="00267805" w:rsidRDefault="00267805" w:rsidP="00267805">
      <w:pPr>
        <w:spacing w:before="100" w:beforeAutospacing="1" w:after="100" w:afterAutospacing="1"/>
        <w:jc w:val="both"/>
        <w:rPr>
          <w:rFonts w:ascii="Arial Narrow" w:hAnsi="Arial Narrow" w:cs="Arial"/>
          <w:sz w:val="20"/>
          <w:szCs w:val="20"/>
          <w:highlight w:val="yellow"/>
        </w:rPr>
      </w:pPr>
      <w:r w:rsidRPr="00453D6E">
        <w:rPr>
          <w:rFonts w:ascii="Arial Narrow" w:hAnsi="Arial Narrow" w:cs="Arial"/>
          <w:sz w:val="20"/>
          <w:szCs w:val="20"/>
          <w:highlight w:val="yellow"/>
        </w:rPr>
        <w:t xml:space="preserve">Estado del arte (estado de la tecnología) </w:t>
      </w:r>
    </w:p>
    <w:p w14:paraId="76E293CC" w14:textId="77777777" w:rsidR="00267805" w:rsidRPr="00453D6E" w:rsidRDefault="00267805" w:rsidP="00267805">
      <w:pPr>
        <w:spacing w:before="100" w:beforeAutospacing="1" w:after="100" w:afterAutospacing="1"/>
        <w:jc w:val="both"/>
        <w:rPr>
          <w:rFonts w:ascii="Arial Narrow" w:hAnsi="Arial Narrow" w:cs="Arial"/>
          <w:highlight w:val="yellow"/>
        </w:rPr>
      </w:pPr>
    </w:p>
    <w:p w14:paraId="6D4CF869" w14:textId="77777777" w:rsidR="00267805" w:rsidRDefault="00267805" w:rsidP="00267805">
      <w:pPr>
        <w:spacing w:before="100" w:beforeAutospacing="1" w:after="100" w:afterAutospacing="1"/>
        <w:jc w:val="both"/>
        <w:rPr>
          <w:rFonts w:ascii="Arial Narrow" w:hAnsi="Arial Narrow" w:cs="Arial"/>
          <w:sz w:val="20"/>
          <w:szCs w:val="20"/>
        </w:rPr>
      </w:pPr>
      <w:r w:rsidRPr="00453D6E">
        <w:rPr>
          <w:rFonts w:ascii="Arial Narrow" w:hAnsi="Arial Narrow" w:cs="Arial"/>
          <w:sz w:val="20"/>
          <w:szCs w:val="20"/>
          <w:highlight w:val="yellow"/>
        </w:rPr>
        <w:t>Estado de la situación: ¿Cuál es la situación y el entorno donde se enmarca el proyecto? ¿Qué hay hecho? ¿Quién y para qué lo ha hecho?</w:t>
      </w:r>
      <w:r w:rsidRPr="00453D6E">
        <w:rPr>
          <w:rFonts w:ascii="Arial Narrow" w:hAnsi="Arial Narrow" w:cs="Arial"/>
          <w:sz w:val="20"/>
          <w:szCs w:val="20"/>
        </w:rPr>
        <w:t xml:space="preserve"> </w:t>
      </w:r>
    </w:p>
    <w:p w14:paraId="3CE2C55D" w14:textId="77777777" w:rsidR="00267805" w:rsidRPr="00453D6E" w:rsidRDefault="00267805" w:rsidP="00267805">
      <w:pPr>
        <w:spacing w:before="100" w:beforeAutospacing="1" w:after="100" w:afterAutospacing="1"/>
        <w:jc w:val="both"/>
        <w:rPr>
          <w:rFonts w:ascii="Arial Narrow" w:hAnsi="Arial Narrow" w:cs="Arial"/>
        </w:rPr>
      </w:pPr>
    </w:p>
    <w:p w14:paraId="62BA45F1" w14:textId="77777777" w:rsidR="00267805" w:rsidRPr="00BD16EC" w:rsidRDefault="00267805" w:rsidP="00267805">
      <w:pPr>
        <w:spacing w:before="100" w:beforeAutospacing="1" w:after="100" w:afterAutospacing="1"/>
        <w:jc w:val="both"/>
        <w:rPr>
          <w:rFonts w:ascii="Arial Narrow" w:hAnsi="Arial Narrow" w:cs="Arial"/>
          <w:sz w:val="20"/>
          <w:szCs w:val="20"/>
          <w:highlight w:val="yellow"/>
          <w:lang w:val="en-US"/>
        </w:rPr>
      </w:pPr>
      <w:r w:rsidRPr="00BD16EC">
        <w:rPr>
          <w:rFonts w:ascii="Arial Narrow" w:hAnsi="Arial Narrow" w:cs="Arial"/>
          <w:sz w:val="20"/>
          <w:szCs w:val="20"/>
          <w:highlight w:val="yellow"/>
          <w:lang w:val="en-US"/>
        </w:rPr>
        <w:t>A background of a project is just a simple and short statement of the project, meaning why we need to initiate it and what problems and needs will be addressed once it’s been implemented successfully. We do not say anything about objectives, resources to be allocated, methods to be used, and any other, more accurate information. The purpose of the background is to give an overview of the project for deciding on the need to do the project and for initiating the planning process. When you write a background for your project your primary focus should be placed on giving a general idea and explaining the key prerequisites. This will let your potential investors (sponsors) get the “initial impression” about the project.</w:t>
      </w:r>
    </w:p>
    <w:p w14:paraId="1F1A217E" w14:textId="77777777" w:rsidR="00267805" w:rsidRPr="00BD16EC" w:rsidRDefault="00267805" w:rsidP="00267805">
      <w:pPr>
        <w:pStyle w:val="CommentText"/>
        <w:rPr>
          <w:lang w:val="en-US"/>
        </w:rPr>
      </w:pPr>
    </w:p>
    <w:p w14:paraId="4883AAAD" w14:textId="77777777" w:rsidR="00267805" w:rsidRPr="00BD16EC" w:rsidRDefault="00267805" w:rsidP="00267805">
      <w:pPr>
        <w:pStyle w:val="CommentText"/>
        <w:rPr>
          <w:lang w:val="en-US"/>
        </w:rPr>
      </w:pPr>
    </w:p>
    <w:p w14:paraId="7E3788C2" w14:textId="77777777" w:rsidR="00267805" w:rsidRPr="00BD16EC" w:rsidRDefault="00267805" w:rsidP="00267805">
      <w:pPr>
        <w:pStyle w:val="CommentText"/>
        <w:rPr>
          <w:lang w:val="en-US"/>
        </w:rPr>
      </w:pPr>
    </w:p>
  </w:comment>
  <w:comment w:id="97" w:author="MARC PALOMER CADENAS" w:date="2021-12-21T13:21:00Z" w:initials="MPC">
    <w:p w14:paraId="3386797B" w14:textId="77777777" w:rsidR="00267805" w:rsidRDefault="00267805" w:rsidP="00267805">
      <w:pPr>
        <w:pStyle w:val="CommentText"/>
      </w:pPr>
      <w:r>
        <w:rPr>
          <w:rStyle w:val="CommentReference"/>
        </w:rPr>
        <w:annotationRef/>
      </w:r>
      <w:r>
        <w:t>Possibles raons del projecte: per reduir el temps de intervenció, perque el cirurgia es recolzi en el coneixement de infinites intervencions (on ell no hi podri aser mai...), per anar un pas més endavant en la automatització del procés...</w:t>
      </w:r>
    </w:p>
  </w:comment>
  <w:comment w:id="139" w:author="MARC PALOMER CADENAS" w:date="2022-01-06T12:41:00Z" w:initials="MPC">
    <w:p w14:paraId="48EF3907" w14:textId="77777777" w:rsidR="00267805" w:rsidRPr="00BD16EC" w:rsidRDefault="00267805" w:rsidP="00267805">
      <w:pPr>
        <w:jc w:val="both"/>
        <w:rPr>
          <w:rFonts w:ascii="Arial Narrow" w:hAnsi="Arial Narrow" w:cs="Arial"/>
          <w:lang w:val="en-US"/>
        </w:rPr>
      </w:pPr>
      <w:r>
        <w:rPr>
          <w:rStyle w:val="CommentReference"/>
        </w:rPr>
        <w:annotationRef/>
      </w:r>
      <w:r w:rsidRPr="00BD16EC">
        <w:rPr>
          <w:rFonts w:ascii="Arial Narrow" w:hAnsi="Arial Narrow" w:cs="Arial"/>
          <w:lang w:val="en-US"/>
        </w:rPr>
        <w:t>Indicacions i contraindicacions?</w:t>
      </w:r>
    </w:p>
    <w:p w14:paraId="1C6B971D" w14:textId="77777777" w:rsidR="00267805" w:rsidRPr="00BD16EC" w:rsidRDefault="00267805" w:rsidP="00267805">
      <w:pPr>
        <w:pStyle w:val="CommentText"/>
        <w:rPr>
          <w:lang w:val="en-US"/>
        </w:rPr>
      </w:pPr>
    </w:p>
  </w:comment>
  <w:comment w:id="147" w:author="MARC PALOMER CADENAS" w:date="2022-01-06T13:04:00Z" w:initials="MPC">
    <w:p w14:paraId="6690F7A5" w14:textId="77777777" w:rsidR="00267805" w:rsidRPr="00BD16EC" w:rsidRDefault="00267805" w:rsidP="00267805">
      <w:pPr>
        <w:pStyle w:val="Heading2"/>
        <w:numPr>
          <w:ilvl w:val="0"/>
          <w:numId w:val="0"/>
        </w:numPr>
        <w:spacing w:before="480" w:after="120"/>
        <w:rPr>
          <w:rFonts w:ascii="Georgia" w:hAnsi="Georgia"/>
          <w:color w:val="505050"/>
          <w:lang w:val="en-US"/>
        </w:rPr>
      </w:pPr>
      <w:r>
        <w:rPr>
          <w:rStyle w:val="CommentReference"/>
        </w:rPr>
        <w:annotationRef/>
      </w:r>
      <w:r w:rsidRPr="00BD16EC">
        <w:rPr>
          <w:rFonts w:ascii="Georgia" w:hAnsi="Georgia"/>
          <w:color w:val="505050"/>
          <w:lang w:val="en-US"/>
        </w:rPr>
        <w:t>NO m’agrada, mirar l’apartat Ligand-gated ion channels: targets for all anesthetics de https://www-sciencedirect-com.sire.ub.edu/science/article/pii/S016561470500204X?via%3Dihub</w:t>
      </w:r>
    </w:p>
    <w:p w14:paraId="6279530D" w14:textId="77777777" w:rsidR="00267805" w:rsidRPr="00BD16EC" w:rsidRDefault="00267805" w:rsidP="00267805">
      <w:pPr>
        <w:rPr>
          <w:rFonts w:ascii="Georgia" w:hAnsi="Georgia"/>
          <w:color w:val="2E2E2E"/>
          <w:sz w:val="27"/>
          <w:szCs w:val="27"/>
          <w:lang w:val="en-US"/>
        </w:rPr>
      </w:pPr>
    </w:p>
    <w:p w14:paraId="6373F8F4" w14:textId="77777777" w:rsidR="00267805" w:rsidRPr="00BD16EC" w:rsidRDefault="00267805" w:rsidP="00267805">
      <w:pPr>
        <w:pStyle w:val="CommentText"/>
        <w:rPr>
          <w:lang w:val="en-US"/>
        </w:rPr>
      </w:pPr>
    </w:p>
  </w:comment>
  <w:comment w:id="172" w:author="MARC PALOMER CADENAS" w:date="2022-01-03T16:20:00Z" w:initials="MPC">
    <w:p w14:paraId="7322A3AC" w14:textId="77777777" w:rsidR="00267805" w:rsidRDefault="00267805" w:rsidP="00267805">
      <w:pPr>
        <w:pStyle w:val="CommentText"/>
      </w:pPr>
      <w:r>
        <w:rPr>
          <w:rStyle w:val="CommentReference"/>
        </w:rPr>
        <w:annotationRef/>
      </w:r>
      <w:r>
        <w:t>A la bomba de TCI hi  introduin la edat, el pes, l’alçada i la Ce que volem, oi?</w:t>
      </w:r>
    </w:p>
  </w:comment>
  <w:comment w:id="171" w:author="Pedro Gambus" w:date="2022-01-17T10:31:00Z" w:initials="PG">
    <w:p w14:paraId="12EDE111" w14:textId="77777777" w:rsidR="00267805" w:rsidRPr="00A81525" w:rsidRDefault="00267805" w:rsidP="00267805">
      <w:pPr>
        <w:pStyle w:val="CommentText"/>
        <w:rPr>
          <w:lang w:val="en-US"/>
        </w:rPr>
      </w:pPr>
      <w:r>
        <w:rPr>
          <w:rStyle w:val="CommentReference"/>
        </w:rPr>
        <w:annotationRef/>
      </w:r>
      <w:r w:rsidRPr="00A81525">
        <w:rPr>
          <w:lang w:val="en-US"/>
        </w:rPr>
        <w:t>I</w:t>
      </w:r>
      <w:r>
        <w:rPr>
          <w:lang w:val="en-US"/>
        </w:rPr>
        <w:t>n</w:t>
      </w:r>
      <w:r w:rsidRPr="00A81525">
        <w:rPr>
          <w:lang w:val="en-US"/>
        </w:rPr>
        <w:t xml:space="preserve"> general, references used in</w:t>
      </w:r>
      <w:r>
        <w:rPr>
          <w:lang w:val="en-US"/>
        </w:rPr>
        <w:t xml:space="preserve"> your work are very odd, they don’t belong to papers but to small reviews including some that are not even addressed to anesthesiologists but to surgeons!!!</w:t>
      </w:r>
    </w:p>
  </w:comment>
  <w:comment w:id="212" w:author="Microsoft Office User" w:date="2022-01-07T01:14:00Z" w:initials="MPC">
    <w:p w14:paraId="4AE00C16" w14:textId="77777777" w:rsidR="00267805" w:rsidRDefault="00267805" w:rsidP="00267805">
      <w:pPr>
        <w:pStyle w:val="CommentText"/>
      </w:pPr>
      <w:r>
        <w:rPr>
          <w:rStyle w:val="CommentReference"/>
        </w:rPr>
        <w:annotationRef/>
      </w:r>
      <w:r>
        <w:t>És incorrecte, s’ha de canviar. Ignorar.</w:t>
      </w:r>
    </w:p>
  </w:comment>
  <w:comment w:id="213" w:author="Pedro Gambus" w:date="2022-01-17T10:34:00Z" w:initials="PG">
    <w:p w14:paraId="103C89B4" w14:textId="77777777" w:rsidR="00267805" w:rsidRPr="005B1F42" w:rsidRDefault="00267805" w:rsidP="00267805">
      <w:pPr>
        <w:pStyle w:val="CommentText"/>
      </w:pPr>
      <w:r>
        <w:rPr>
          <w:rStyle w:val="CommentReference"/>
        </w:rPr>
        <w:annotationRef/>
      </w:r>
      <w:r>
        <w:t xml:space="preserve">Perdona que t’ho digui i potser queda lleitg pero al llibre que vaig editar “Personalized Anaesthesia” a Cambridge Unv Press i que ès accesible via CRAI UB está tot excplicat, referenciat i per authors competents. La majoria de referències que fas servir son subóptimes </w:t>
      </w:r>
    </w:p>
  </w:comment>
  <w:comment w:id="217" w:author="Pedro Gambus" w:date="2022-01-17T10:37:00Z" w:initials="PG">
    <w:p w14:paraId="7D7B6C78" w14:textId="77777777" w:rsidR="00267805" w:rsidRPr="00C552E9" w:rsidRDefault="00267805" w:rsidP="00267805">
      <w:pPr>
        <w:pStyle w:val="CommentText"/>
      </w:pPr>
      <w:r>
        <w:rPr>
          <w:rStyle w:val="CommentReference"/>
        </w:rPr>
        <w:annotationRef/>
      </w:r>
      <w:r>
        <w:t>Normalment ho programem perque mesuri cada 2 min, pensó que aixó ho vareu poder veure quan veniau a quiròfan. SI no, a les dades que heu fet servir heu de tenir una mesura cada X min</w:t>
      </w:r>
    </w:p>
  </w:comment>
  <w:comment w:id="218" w:author="MARC PALOMER CADENAS" w:date="2022-01-03T19:21:00Z" w:initials="MPC">
    <w:p w14:paraId="02FD2CA3" w14:textId="77777777" w:rsidR="00267805" w:rsidRDefault="00267805" w:rsidP="00267805">
      <w:pPr>
        <w:pStyle w:val="CommentText"/>
      </w:pPr>
      <w:r>
        <w:rPr>
          <w:rStyle w:val="CommentReference"/>
        </w:rPr>
        <w:annotationRef/>
      </w:r>
      <w:r>
        <w:t>Cada quan mesura??</w:t>
      </w:r>
    </w:p>
  </w:comment>
  <w:comment w:id="219" w:author="MARC PALOMER CADENAS" w:date="2022-01-03T19:27:00Z" w:initials="MPC">
    <w:p w14:paraId="45A61233" w14:textId="77777777" w:rsidR="00267805" w:rsidRDefault="00267805" w:rsidP="00267805">
      <w:pPr>
        <w:pStyle w:val="CommentText"/>
      </w:pPr>
      <w:r>
        <w:rPr>
          <w:rStyle w:val="CommentReference"/>
        </w:rPr>
        <w:annotationRef/>
      </w:r>
      <w:r>
        <w:t>Quina es la pressió en sistole i diastole segura en una cirurgia? I quines drogues es fans servir per modularla?</w:t>
      </w:r>
    </w:p>
  </w:comment>
  <w:comment w:id="271" w:author="MARC PALOMER CADENAS" w:date="2022-01-04T12:05:00Z" w:initials="MPC">
    <w:p w14:paraId="0F151615" w14:textId="77777777" w:rsidR="00267805" w:rsidRDefault="00267805" w:rsidP="00267805">
      <w:pPr>
        <w:pStyle w:val="CommentText"/>
      </w:pPr>
      <w:r>
        <w:rPr>
          <w:rStyle w:val="CommentReference"/>
        </w:rPr>
        <w:annotationRef/>
      </w:r>
      <w:r>
        <w:t>Caldria ficar alguna cosa de la integració de tots els sistemes de monitorització?</w:t>
      </w:r>
    </w:p>
  </w:comment>
  <w:comment w:id="275" w:author="MARC PALOMER CADENAS" w:date="2022-01-04T12:41:00Z" w:initials="MPC">
    <w:p w14:paraId="36FCEF28" w14:textId="77777777" w:rsidR="00267805" w:rsidRPr="00D40609" w:rsidRDefault="00267805" w:rsidP="00267805">
      <w:pPr>
        <w:jc w:val="both"/>
        <w:rPr>
          <w:rFonts w:ascii="Arial Narrow" w:hAnsi="Arial Narrow" w:cs="Arial"/>
          <w:color w:val="000000"/>
          <w:shd w:val="clear" w:color="auto" w:fill="FFFFFF"/>
        </w:rPr>
      </w:pPr>
      <w:r>
        <w:rPr>
          <w:rStyle w:val="CommentReference"/>
        </w:rPr>
        <w:annotationRef/>
      </w:r>
      <w:r>
        <w:t xml:space="preserve">Cal parlar de </w:t>
      </w:r>
      <w:r w:rsidRPr="00D40609">
        <w:rPr>
          <w:rFonts w:ascii="Arial Narrow" w:hAnsi="Arial Narrow" w:cs="Arial"/>
          <w:color w:val="000000"/>
          <w:shd w:val="clear" w:color="auto" w:fill="FFFFFF"/>
        </w:rPr>
        <w:t>Correlation vs causation?</w:t>
      </w:r>
    </w:p>
    <w:p w14:paraId="206FAEF8" w14:textId="77777777" w:rsidR="00267805" w:rsidRDefault="00267805" w:rsidP="00267805">
      <w:pPr>
        <w:pStyle w:val="CommentText"/>
      </w:pPr>
    </w:p>
  </w:comment>
  <w:comment w:id="315" w:author="MARC PALOMER CADENAS" w:date="2022-01-15T10:38:00Z" w:initials="MPC">
    <w:p w14:paraId="779826F9" w14:textId="77777777" w:rsidR="00267805" w:rsidRPr="0049577D" w:rsidRDefault="00267805" w:rsidP="00267805">
      <w:pPr>
        <w:pStyle w:val="CommentText"/>
      </w:pPr>
      <w:r>
        <w:rPr>
          <w:rStyle w:val="CommentReference"/>
        </w:rPr>
        <w:annotationRef/>
      </w:r>
      <w:r>
        <w:t>M’està costant molt trovar altres “productes” comrecials al voltant de l’analisis de la consciencia en anastesia general. Alguna recomendació, pedro?</w:t>
      </w:r>
    </w:p>
  </w:comment>
  <w:comment w:id="335" w:author="MARC PALOMER CADENAS" w:date="2022-01-13T14:26:00Z" w:initials="MPC">
    <w:p w14:paraId="231C1838" w14:textId="77777777" w:rsidR="00267805" w:rsidRDefault="00267805" w:rsidP="00267805">
      <w:pPr>
        <w:pStyle w:val="CommentText"/>
      </w:pPr>
      <w:r>
        <w:rPr>
          <w:rStyle w:val="CommentReference"/>
        </w:rPr>
        <w:annotationRef/>
      </w:r>
      <w:r>
        <w:t>Bias es la paraula?</w:t>
      </w:r>
    </w:p>
  </w:comment>
  <w:comment w:id="338" w:author="MARC PALOMER CADENAS" w:date="2022-01-13T19:46:00Z" w:initials="MPC">
    <w:p w14:paraId="07D9D644" w14:textId="77777777" w:rsidR="00267805" w:rsidRDefault="00267805" w:rsidP="00267805">
      <w:pPr>
        <w:pStyle w:val="CommentText"/>
      </w:pPr>
      <w:r>
        <w:rPr>
          <w:rStyle w:val="CommentReference"/>
        </w:rPr>
        <w:annotationRef/>
      </w:r>
      <w:r>
        <w:t>Incloure diagrama de distribució d’arxius i del flux del codi en general</w:t>
      </w:r>
    </w:p>
  </w:comment>
  <w:comment w:id="340" w:author="MARC PALOMER CADENAS" w:date="2022-01-15T03:37:00Z" w:initials="MPC">
    <w:p w14:paraId="4AFDB1D7" w14:textId="77777777" w:rsidR="00267805" w:rsidRDefault="00267805" w:rsidP="00267805">
      <w:pPr>
        <w:pStyle w:val="CommentText"/>
      </w:pPr>
      <w:r>
        <w:rPr>
          <w:rStyle w:val="CommentReference"/>
        </w:rPr>
        <w:annotationRef/>
      </w:r>
      <w:r>
        <w:t>Aqui es podria afegir el link del github i explicat com clonar el repositori</w:t>
      </w:r>
    </w:p>
  </w:comment>
  <w:comment w:id="346" w:author="MARC PALOMER CADENAS" w:date="2022-01-06T23:54:00Z" w:initials="MPC">
    <w:p w14:paraId="019C555C" w14:textId="77777777" w:rsidR="00267805" w:rsidRDefault="00267805" w:rsidP="00267805">
      <w:pPr>
        <w:pStyle w:val="CommentText"/>
      </w:pPr>
      <w:r>
        <w:rPr>
          <w:rStyle w:val="CommentReference"/>
        </w:rPr>
        <w:annotationRef/>
      </w:r>
      <w:r>
        <w:t>El teclat té algun nom concret?</w:t>
      </w:r>
    </w:p>
  </w:comment>
  <w:comment w:id="356" w:author="MARC PALOMER CADENAS" w:date="2022-01-13T18:35:00Z" w:initials="MPC">
    <w:p w14:paraId="65834C23" w14:textId="77777777" w:rsidR="00267805" w:rsidRDefault="00267805" w:rsidP="00267805">
      <w:pPr>
        <w:pStyle w:val="CommentText"/>
      </w:pPr>
      <w:r>
        <w:rPr>
          <w:rStyle w:val="CommentReference"/>
        </w:rPr>
        <w:annotationRef/>
      </w:r>
      <w:r>
        <w:t>Cercar de que era l’estudi</w:t>
      </w:r>
    </w:p>
  </w:comment>
  <w:comment w:id="364" w:author="MARC PALOMER CADENAS" w:date="2022-01-15T04:26:00Z" w:initials="MPC">
    <w:p w14:paraId="790CD0E0" w14:textId="77777777" w:rsidR="00267805" w:rsidRPr="00C54DE8" w:rsidRDefault="00267805" w:rsidP="00267805">
      <w:pPr>
        <w:pStyle w:val="CommentText"/>
      </w:pPr>
      <w:r>
        <w:rPr>
          <w:rStyle w:val="CommentReference"/>
        </w:rPr>
        <w:annotationRef/>
      </w:r>
      <w:r>
        <w:rPr>
          <w:rStyle w:val="CommentReference"/>
        </w:rPr>
        <w:t>Creus que seria util un diagrama al final de cada secció (e.g. Data preprocessina, model training, model validation, exaple etc) per entendre que hi passa a dins més en detall?</w:t>
      </w:r>
    </w:p>
  </w:comment>
  <w:comment w:id="385" w:author="MARC PALOMER CADENAS" w:date="2022-01-15T04:01:00Z" w:initials="MPC">
    <w:p w14:paraId="7BB617D5" w14:textId="77777777" w:rsidR="00267805" w:rsidRPr="008303D7" w:rsidRDefault="00267805" w:rsidP="00267805">
      <w:pPr>
        <w:pStyle w:val="CommentText"/>
      </w:pPr>
      <w:r>
        <w:rPr>
          <w:rStyle w:val="CommentReference"/>
        </w:rPr>
        <w:annotationRef/>
      </w:r>
      <w:r>
        <w:t>Falta un altre “figure below” on es mostra l’exemple de la predicció per un pacient. El codi del  fitxer exemple se’m va corrompre i l’hauré de tornar a fer.</w:t>
      </w:r>
    </w:p>
  </w:comment>
  <w:comment w:id="395" w:author="MARC PALOMER CADENAS" w:date="2022-01-14T13:09:00Z" w:initials="MPC">
    <w:p w14:paraId="13BD4D54" w14:textId="77777777" w:rsidR="00267805" w:rsidRPr="00E50539" w:rsidRDefault="00267805" w:rsidP="00267805">
      <w:pPr>
        <w:rPr>
          <w:rFonts w:ascii="Arial Narrow" w:hAnsi="Arial Narrow"/>
        </w:rPr>
      </w:pPr>
      <w:r w:rsidRPr="00E50539">
        <w:rPr>
          <w:rStyle w:val="CommentReference"/>
        </w:rPr>
        <w:annotationRef/>
      </w:r>
      <w:r w:rsidRPr="00E50539">
        <w:rPr>
          <w:rFonts w:ascii="Arial Narrow" w:hAnsi="Arial Narrow"/>
        </w:rPr>
        <w:t>Com justifico que   tenim permis per fer  servir les dades?</w:t>
      </w:r>
    </w:p>
  </w:comment>
  <w:comment w:id="411" w:author="Pedro Gambus" w:date="2022-01-18T13:43:00Z" w:initials="PG">
    <w:p w14:paraId="604C483C" w14:textId="77777777" w:rsidR="00267805" w:rsidRDefault="00267805" w:rsidP="00267805">
      <w:pPr>
        <w:pStyle w:val="CommentText"/>
      </w:pPr>
      <w:r>
        <w:rPr>
          <w:rStyle w:val="CommentReference"/>
        </w:rPr>
        <w:annotationRef/>
      </w:r>
      <w:r>
        <w:t>No tiene demasiado sentido ya que en la inducción, sí o sí, el anestesiólogo debe estar en contacto directo con el paciente</w:t>
      </w:r>
    </w:p>
  </w:comment>
  <w:comment w:id="450" w:author="MARC PALOMER CADENAS" w:date="2022-01-15T10:42:00Z" w:initials="MPC">
    <w:p w14:paraId="697C12E4" w14:textId="77777777" w:rsidR="00267805" w:rsidRPr="00EC3BCB" w:rsidRDefault="00267805" w:rsidP="00267805">
      <w:pPr>
        <w:pStyle w:val="CommentText"/>
      </w:pPr>
      <w:r>
        <w:rPr>
          <w:rStyle w:val="CommentReference"/>
        </w:rPr>
        <w:annotationRef/>
      </w:r>
      <w:r>
        <w:t>És  necessària la explicació del codi a  l’annex  si ja es fa a enginyeria del detall?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A370166" w15:done="0"/>
  <w15:commentEx w15:paraId="7420053C" w15:done="0"/>
  <w15:commentEx w15:paraId="0B75BC58" w15:done="0"/>
  <w15:commentEx w15:paraId="55F2734C" w15:done="0"/>
  <w15:commentEx w15:paraId="513E12E9" w15:done="0"/>
  <w15:commentEx w15:paraId="7E3788C2" w15:done="0"/>
  <w15:commentEx w15:paraId="3386797B" w15:done="0"/>
  <w15:commentEx w15:paraId="1C6B971D" w15:done="0"/>
  <w15:commentEx w15:paraId="6373F8F4" w15:done="0"/>
  <w15:commentEx w15:paraId="7322A3AC" w15:done="0"/>
  <w15:commentEx w15:paraId="12EDE111" w15:done="0"/>
  <w15:commentEx w15:paraId="4AE00C16" w15:done="0"/>
  <w15:commentEx w15:paraId="103C89B4" w15:done="0"/>
  <w15:commentEx w15:paraId="7D7B6C78" w15:done="0"/>
  <w15:commentEx w15:paraId="02FD2CA3" w15:done="0"/>
  <w15:commentEx w15:paraId="45A61233" w15:done="0"/>
  <w15:commentEx w15:paraId="0F151615" w15:done="0"/>
  <w15:commentEx w15:paraId="206FAEF8" w15:done="0"/>
  <w15:commentEx w15:paraId="779826F9" w15:done="0"/>
  <w15:commentEx w15:paraId="231C1838" w15:done="0"/>
  <w15:commentEx w15:paraId="07D9D644" w15:done="0"/>
  <w15:commentEx w15:paraId="4AFDB1D7" w15:done="0"/>
  <w15:commentEx w15:paraId="019C555C" w15:done="0"/>
  <w15:commentEx w15:paraId="65834C23" w15:done="0"/>
  <w15:commentEx w15:paraId="790CD0E0" w15:done="0"/>
  <w15:commentEx w15:paraId="7BB617D5" w15:done="0"/>
  <w15:commentEx w15:paraId="13BD4D54" w15:done="0"/>
  <w15:commentEx w15:paraId="604C483C" w15:done="0"/>
  <w15:commentEx w15:paraId="697C12E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20C4B" w16cex:dateUtc="2022-01-06T23:48:00Z"/>
  <w16cex:commentExtensible w16cex:durableId="256C514C" w16cex:dateUtc="2021-12-21T12:12:00Z"/>
  <w16cex:commentExtensible w16cex:durableId="258FB555" w16cex:dateUtc="2022-01-17T08:28:00Z"/>
  <w16cex:commentExtensible w16cex:durableId="256C4D1E" w16cex:dateUtc="2021-12-21T11:54:00Z"/>
  <w16cex:commentExtensible w16cex:durableId="257C2D3A" w16cex:dateUtc="2022-01-02T12:55:00Z"/>
  <w16cex:commentExtensible w16cex:durableId="2582A577" w16cex:dateUtc="2022-01-07T10:41:00Z"/>
  <w16cex:commentExtensible w16cex:durableId="256C533C" w16cex:dateUtc="2021-12-21T12:21:00Z"/>
  <w16cex:commentExtensible w16cex:durableId="2581620C" w16cex:dateUtc="2022-01-06T11:41:00Z"/>
  <w16cex:commentExtensible w16cex:durableId="2581674F" w16cex:dateUtc="2022-01-06T12:04:00Z"/>
  <w16cex:commentExtensible w16cex:durableId="257DA0B1" w16cex:dateUtc="2022-01-03T15:20:00Z"/>
  <w16cex:commentExtensible w16cex:durableId="258FC3F2" w16cex:dateUtc="2022-01-17T09:31:00Z"/>
  <w16cex:commentExtensible w16cex:durableId="2582128E" w16cex:dateUtc="2022-01-07T00:14:00Z"/>
  <w16cex:commentExtensible w16cex:durableId="258FC4D1" w16cex:dateUtc="2022-01-17T09:34:00Z"/>
  <w16cex:commentExtensible w16cex:durableId="258FC565" w16cex:dateUtc="2022-01-17T09:37:00Z"/>
  <w16cex:commentExtensible w16cex:durableId="257DCB34" w16cex:dateUtc="2022-01-03T18:21:00Z"/>
  <w16cex:commentExtensible w16cex:durableId="257DCC9A" w16cex:dateUtc="2022-01-03T18:27:00Z"/>
  <w16cex:commentExtensible w16cex:durableId="257EB67A" w16cex:dateUtc="2022-01-04T11:05:00Z"/>
  <w16cex:commentExtensible w16cex:durableId="257EBF0E" w16cex:dateUtc="2022-01-04T11:41:00Z"/>
  <w16cex:commentExtensible w16cex:durableId="258D228A" w16cex:dateUtc="2022-01-15T09:38:00Z"/>
  <w16cex:commentExtensible w16cex:durableId="258AB50F" w16cex:dateUtc="2022-01-13T13:26:00Z"/>
  <w16cex:commentExtensible w16cex:durableId="258B0000" w16cex:dateUtc="2022-01-13T18:46:00Z"/>
  <w16cex:commentExtensible w16cex:durableId="258CBFF8" w16cex:dateUtc="2022-01-15T02:37:00Z"/>
  <w16cex:commentExtensible w16cex:durableId="2581FFB5" w16cex:dateUtc="2022-01-06T22:54:00Z"/>
  <w16cex:commentExtensible w16cex:durableId="258AEF65" w16cex:dateUtc="2022-01-13T17:35:00Z"/>
  <w16cex:commentExtensible w16cex:durableId="258CCB71" w16cex:dateUtc="2022-01-15T03:26:00Z"/>
  <w16cex:commentExtensible w16cex:durableId="258CC5A6" w16cex:dateUtc="2022-01-15T03:01:00Z"/>
  <w16cex:commentExtensible w16cex:durableId="258BF491" w16cex:dateUtc="2022-01-14T12:09:00Z"/>
  <w16cex:commentExtensible w16cex:durableId="25914269" w16cex:dateUtc="2022-01-18T12:43:00Z"/>
  <w16cex:commentExtensible w16cex:durableId="258D23A8" w16cex:dateUtc="2022-01-15T09: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A370166" w16cid:durableId="25820C4B"/>
  <w16cid:commentId w16cid:paraId="7420053C" w16cid:durableId="256C514C"/>
  <w16cid:commentId w16cid:paraId="0B75BC58" w16cid:durableId="258FB555"/>
  <w16cid:commentId w16cid:paraId="55F2734C" w16cid:durableId="256C4D1E"/>
  <w16cid:commentId w16cid:paraId="513E12E9" w16cid:durableId="257C2D3A"/>
  <w16cid:commentId w16cid:paraId="7E3788C2" w16cid:durableId="2582A577"/>
  <w16cid:commentId w16cid:paraId="3386797B" w16cid:durableId="256C533C"/>
  <w16cid:commentId w16cid:paraId="1C6B971D" w16cid:durableId="2581620C"/>
  <w16cid:commentId w16cid:paraId="6373F8F4" w16cid:durableId="2581674F"/>
  <w16cid:commentId w16cid:paraId="7322A3AC" w16cid:durableId="257DA0B1"/>
  <w16cid:commentId w16cid:paraId="12EDE111" w16cid:durableId="258FC3F2"/>
  <w16cid:commentId w16cid:paraId="4AE00C16" w16cid:durableId="2582128E"/>
  <w16cid:commentId w16cid:paraId="103C89B4" w16cid:durableId="258FC4D1"/>
  <w16cid:commentId w16cid:paraId="7D7B6C78" w16cid:durableId="258FC565"/>
  <w16cid:commentId w16cid:paraId="02FD2CA3" w16cid:durableId="257DCB34"/>
  <w16cid:commentId w16cid:paraId="45A61233" w16cid:durableId="257DCC9A"/>
  <w16cid:commentId w16cid:paraId="0F151615" w16cid:durableId="257EB67A"/>
  <w16cid:commentId w16cid:paraId="206FAEF8" w16cid:durableId="257EBF0E"/>
  <w16cid:commentId w16cid:paraId="779826F9" w16cid:durableId="258D228A"/>
  <w16cid:commentId w16cid:paraId="231C1838" w16cid:durableId="258AB50F"/>
  <w16cid:commentId w16cid:paraId="07D9D644" w16cid:durableId="258B0000"/>
  <w16cid:commentId w16cid:paraId="4AFDB1D7" w16cid:durableId="258CBFF8"/>
  <w16cid:commentId w16cid:paraId="019C555C" w16cid:durableId="2581FFB5"/>
  <w16cid:commentId w16cid:paraId="65834C23" w16cid:durableId="258AEF65"/>
  <w16cid:commentId w16cid:paraId="790CD0E0" w16cid:durableId="258CCB71"/>
  <w16cid:commentId w16cid:paraId="7BB617D5" w16cid:durableId="258CC5A6"/>
  <w16cid:commentId w16cid:paraId="13BD4D54" w16cid:durableId="258BF491"/>
  <w16cid:commentId w16cid:paraId="604C483C" w16cid:durableId="25914269"/>
  <w16cid:commentId w16cid:paraId="697C12E4" w16cid:durableId="258D23A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598A77" w14:textId="77777777" w:rsidR="008F4BED" w:rsidRDefault="008F4BED" w:rsidP="00941582">
      <w:r>
        <w:separator/>
      </w:r>
    </w:p>
  </w:endnote>
  <w:endnote w:type="continuationSeparator" w:id="0">
    <w:p w14:paraId="29DD6E0D" w14:textId="77777777" w:rsidR="008F4BED" w:rsidRDefault="008F4BED" w:rsidP="009415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NimbusSanL">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Roboto">
    <w:panose1 w:val="02000000000000000000"/>
    <w:charset w:val="00"/>
    <w:family w:val="auto"/>
    <w:pitch w:val="variable"/>
    <w:sig w:usb0="E00002FF" w:usb1="5000205B" w:usb2="0000002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D9E3B" w14:textId="77777777" w:rsidR="00941582" w:rsidRDefault="00941582">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4B6984C" w14:textId="77777777" w:rsidR="00941582" w:rsidRDefault="009415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22357E" w14:textId="77777777" w:rsidR="008F4BED" w:rsidRDefault="008F4BED" w:rsidP="00941582">
      <w:r>
        <w:separator/>
      </w:r>
    </w:p>
  </w:footnote>
  <w:footnote w:type="continuationSeparator" w:id="0">
    <w:p w14:paraId="0C877CF8" w14:textId="77777777" w:rsidR="008F4BED" w:rsidRDefault="008F4BED" w:rsidP="009415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52E91"/>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13219E"/>
    <w:multiLevelType w:val="multilevel"/>
    <w:tmpl w:val="85B295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2C65744"/>
    <w:multiLevelType w:val="hybridMultilevel"/>
    <w:tmpl w:val="0FAA564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7E3A9A"/>
    <w:multiLevelType w:val="hybridMultilevel"/>
    <w:tmpl w:val="2D62552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A44303"/>
    <w:multiLevelType w:val="hybridMultilevel"/>
    <w:tmpl w:val="A7888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6B075E"/>
    <w:multiLevelType w:val="multilevel"/>
    <w:tmpl w:val="51E2AB26"/>
    <w:lvl w:ilvl="0">
      <w:start w:val="1"/>
      <w:numFmt w:val="decimal"/>
      <w:pStyle w:val="Heading1"/>
      <w:lvlText w:val="%1."/>
      <w:lvlJc w:val="left"/>
      <w:pPr>
        <w:ind w:left="432" w:hanging="432"/>
      </w:pPr>
      <w:rPr>
        <w:rFonts w:asciiTheme="majorHAnsi" w:eastAsiaTheme="majorEastAsia" w:hAnsiTheme="majorHAnsi" w:cstheme="majorBidi"/>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27511DC"/>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8527F3C"/>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3ACD004B"/>
    <w:multiLevelType w:val="multilevel"/>
    <w:tmpl w:val="BCF22C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CB1663"/>
    <w:multiLevelType w:val="hybridMultilevel"/>
    <w:tmpl w:val="366AF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8C7061"/>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5935ABF"/>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BFC491A"/>
    <w:multiLevelType w:val="hybridMultilevel"/>
    <w:tmpl w:val="479A538E"/>
    <w:lvl w:ilvl="0" w:tplc="3BAA3AF6">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1903C45"/>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F145EB3"/>
    <w:multiLevelType w:val="hybridMultilevel"/>
    <w:tmpl w:val="77E60DD0"/>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62424346"/>
    <w:multiLevelType w:val="multilevel"/>
    <w:tmpl w:val="1E2CD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DB7138"/>
    <w:multiLevelType w:val="hybridMultilevel"/>
    <w:tmpl w:val="7F0C876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F1B26F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FD91D04"/>
    <w:multiLevelType w:val="hybridMultilevel"/>
    <w:tmpl w:val="7690DD70"/>
    <w:lvl w:ilvl="0" w:tplc="01D6ECF8">
      <w:numFmt w:val="bullet"/>
      <w:lvlText w:val="-"/>
      <w:lvlJc w:val="left"/>
      <w:pPr>
        <w:ind w:left="720" w:hanging="360"/>
      </w:pPr>
      <w:rPr>
        <w:rFonts w:ascii="Arial Narrow" w:eastAsia="Times New Roman" w:hAnsi="Arial Narrow"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9C714CF"/>
    <w:multiLevelType w:val="hybridMultilevel"/>
    <w:tmpl w:val="E90ACB14"/>
    <w:lvl w:ilvl="0" w:tplc="B1C0ADA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8"/>
  </w:num>
  <w:num w:numId="3">
    <w:abstractNumId w:val="17"/>
  </w:num>
  <w:num w:numId="4">
    <w:abstractNumId w:val="13"/>
  </w:num>
  <w:num w:numId="5">
    <w:abstractNumId w:val="10"/>
  </w:num>
  <w:num w:numId="6">
    <w:abstractNumId w:val="5"/>
  </w:num>
  <w:num w:numId="7">
    <w:abstractNumId w:val="12"/>
  </w:num>
  <w:num w:numId="8">
    <w:abstractNumId w:val="19"/>
  </w:num>
  <w:num w:numId="9">
    <w:abstractNumId w:val="9"/>
  </w:num>
  <w:num w:numId="10">
    <w:abstractNumId w:val="15"/>
  </w:num>
  <w:num w:numId="11">
    <w:abstractNumId w:val="11"/>
  </w:num>
  <w:num w:numId="12">
    <w:abstractNumId w:val="7"/>
  </w:num>
  <w:num w:numId="13">
    <w:abstractNumId w:val="14"/>
  </w:num>
  <w:num w:numId="14">
    <w:abstractNumId w:val="4"/>
  </w:num>
  <w:num w:numId="15">
    <w:abstractNumId w:val="6"/>
  </w:num>
  <w:num w:numId="16">
    <w:abstractNumId w:val="1"/>
  </w:num>
  <w:num w:numId="17">
    <w:abstractNumId w:val="18"/>
  </w:num>
  <w:num w:numId="18">
    <w:abstractNumId w:val="0"/>
  </w:num>
  <w:num w:numId="19">
    <w:abstractNumId w:val="3"/>
  </w:num>
  <w:num w:numId="20">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dro Gambus">
    <w15:presenceInfo w15:providerId="None" w15:userId="Pedro Gambus"/>
  </w15:person>
  <w15:person w15:author="Microsoft Office User">
    <w15:presenceInfo w15:providerId="None" w15:userId="Microsoft Office User"/>
  </w15:person>
  <w15:person w15:author="MARC PALOMER CADENAS">
    <w15:presenceInfo w15:providerId="AD" w15:userId="S::mpalomca33@alumnes.ub.edu::27693d53-4fb2-4b56-ad95-3133f8e878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75C"/>
    <w:rsid w:val="000377D5"/>
    <w:rsid w:val="0009758F"/>
    <w:rsid w:val="00110F27"/>
    <w:rsid w:val="00123B49"/>
    <w:rsid w:val="00124508"/>
    <w:rsid w:val="0012669E"/>
    <w:rsid w:val="00132E53"/>
    <w:rsid w:val="00162B5C"/>
    <w:rsid w:val="00177D64"/>
    <w:rsid w:val="001814B6"/>
    <w:rsid w:val="001A56CE"/>
    <w:rsid w:val="001A71A7"/>
    <w:rsid w:val="001C4B25"/>
    <w:rsid w:val="0020319C"/>
    <w:rsid w:val="00243BF8"/>
    <w:rsid w:val="002553D8"/>
    <w:rsid w:val="0026239E"/>
    <w:rsid w:val="0026575C"/>
    <w:rsid w:val="00267805"/>
    <w:rsid w:val="002C4FB5"/>
    <w:rsid w:val="00351A11"/>
    <w:rsid w:val="003810A0"/>
    <w:rsid w:val="00381FF6"/>
    <w:rsid w:val="00397DEC"/>
    <w:rsid w:val="003A7E21"/>
    <w:rsid w:val="003C3E8F"/>
    <w:rsid w:val="003D0FBA"/>
    <w:rsid w:val="00423B7D"/>
    <w:rsid w:val="00433A3E"/>
    <w:rsid w:val="00453D6E"/>
    <w:rsid w:val="004566C1"/>
    <w:rsid w:val="00492DDB"/>
    <w:rsid w:val="004B2717"/>
    <w:rsid w:val="004E31F4"/>
    <w:rsid w:val="0051081E"/>
    <w:rsid w:val="00514C57"/>
    <w:rsid w:val="005452B9"/>
    <w:rsid w:val="00556C1D"/>
    <w:rsid w:val="005571F6"/>
    <w:rsid w:val="00572DD1"/>
    <w:rsid w:val="005A68BE"/>
    <w:rsid w:val="00610681"/>
    <w:rsid w:val="00630D32"/>
    <w:rsid w:val="0064679D"/>
    <w:rsid w:val="00652E3F"/>
    <w:rsid w:val="00672FDE"/>
    <w:rsid w:val="006B3C34"/>
    <w:rsid w:val="006D1CC1"/>
    <w:rsid w:val="006F12A7"/>
    <w:rsid w:val="00702955"/>
    <w:rsid w:val="00753076"/>
    <w:rsid w:val="00787DC2"/>
    <w:rsid w:val="0079570E"/>
    <w:rsid w:val="007C1EBE"/>
    <w:rsid w:val="007C6B65"/>
    <w:rsid w:val="007E322F"/>
    <w:rsid w:val="007F374E"/>
    <w:rsid w:val="0081644B"/>
    <w:rsid w:val="008206E0"/>
    <w:rsid w:val="00832321"/>
    <w:rsid w:val="00851FF2"/>
    <w:rsid w:val="0085469D"/>
    <w:rsid w:val="00860C6C"/>
    <w:rsid w:val="00877E3A"/>
    <w:rsid w:val="00894F3C"/>
    <w:rsid w:val="008A3F0E"/>
    <w:rsid w:val="008F1375"/>
    <w:rsid w:val="008F4BED"/>
    <w:rsid w:val="008F6D61"/>
    <w:rsid w:val="00903E84"/>
    <w:rsid w:val="00905044"/>
    <w:rsid w:val="009214A2"/>
    <w:rsid w:val="00941582"/>
    <w:rsid w:val="00944C52"/>
    <w:rsid w:val="009705DE"/>
    <w:rsid w:val="00970613"/>
    <w:rsid w:val="00971F4E"/>
    <w:rsid w:val="00974F6B"/>
    <w:rsid w:val="00980BDB"/>
    <w:rsid w:val="009D27E3"/>
    <w:rsid w:val="009F6E83"/>
    <w:rsid w:val="00A54214"/>
    <w:rsid w:val="00A60159"/>
    <w:rsid w:val="00A64EE6"/>
    <w:rsid w:val="00A74A4C"/>
    <w:rsid w:val="00AA4A22"/>
    <w:rsid w:val="00AD5841"/>
    <w:rsid w:val="00AD64F7"/>
    <w:rsid w:val="00AE6B27"/>
    <w:rsid w:val="00B13C45"/>
    <w:rsid w:val="00B3676B"/>
    <w:rsid w:val="00B7690C"/>
    <w:rsid w:val="00B9617E"/>
    <w:rsid w:val="00BC7230"/>
    <w:rsid w:val="00BD5217"/>
    <w:rsid w:val="00BE3C79"/>
    <w:rsid w:val="00C07A14"/>
    <w:rsid w:val="00C32249"/>
    <w:rsid w:val="00C51B33"/>
    <w:rsid w:val="00C63C5F"/>
    <w:rsid w:val="00CB6C0D"/>
    <w:rsid w:val="00CF2ADF"/>
    <w:rsid w:val="00D044B5"/>
    <w:rsid w:val="00D044F6"/>
    <w:rsid w:val="00D046B9"/>
    <w:rsid w:val="00DE783A"/>
    <w:rsid w:val="00DF5314"/>
    <w:rsid w:val="00E17BB2"/>
    <w:rsid w:val="00E643F0"/>
    <w:rsid w:val="00EE1421"/>
    <w:rsid w:val="00EF1E41"/>
    <w:rsid w:val="00F01472"/>
    <w:rsid w:val="00F121FE"/>
    <w:rsid w:val="00F36976"/>
    <w:rsid w:val="00F70FD3"/>
    <w:rsid w:val="00F7131F"/>
    <w:rsid w:val="00FA3CBF"/>
    <w:rsid w:val="00FD3FD2"/>
    <w:rsid w:val="00FF316D"/>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7105D"/>
  <w15:docId w15:val="{ACAA93A7-67EE-974B-96DD-938E6D021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570E"/>
    <w:rPr>
      <w:rFonts w:ascii="Times New Roman" w:eastAsia="Times New Roman" w:hAnsi="Times New Roman" w:cs="Times New Roman"/>
      <w:lang w:val="en-GB" w:eastAsia="en-GB"/>
    </w:rPr>
  </w:style>
  <w:style w:type="paragraph" w:styleId="Heading1">
    <w:name w:val="heading 1"/>
    <w:basedOn w:val="Normal"/>
    <w:next w:val="Normal"/>
    <w:link w:val="Heading1Char"/>
    <w:uiPriority w:val="9"/>
    <w:qFormat/>
    <w:rsid w:val="00980BDB"/>
    <w:pPr>
      <w:keepNext/>
      <w:keepLines/>
      <w:numPr>
        <w:numId w:val="6"/>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0BDB"/>
    <w:pPr>
      <w:keepNext/>
      <w:keepLines/>
      <w:numPr>
        <w:ilvl w:val="1"/>
        <w:numId w:val="6"/>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0BDB"/>
    <w:pPr>
      <w:keepNext/>
      <w:keepLines/>
      <w:numPr>
        <w:ilvl w:val="2"/>
        <w:numId w:val="6"/>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80BDB"/>
    <w:pPr>
      <w:keepNext/>
      <w:keepLines/>
      <w:numPr>
        <w:ilvl w:val="3"/>
        <w:numId w:val="6"/>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10F27"/>
    <w:pPr>
      <w:keepNext/>
      <w:keepLines/>
      <w:numPr>
        <w:ilvl w:val="4"/>
        <w:numId w:val="6"/>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10F27"/>
    <w:pPr>
      <w:keepNext/>
      <w:keepLines/>
      <w:numPr>
        <w:ilvl w:val="5"/>
        <w:numId w:val="6"/>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10F27"/>
    <w:pPr>
      <w:keepNext/>
      <w:keepLines/>
      <w:numPr>
        <w:ilvl w:val="6"/>
        <w:numId w:val="6"/>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10F27"/>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10F27"/>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6D61"/>
    <w:pPr>
      <w:ind w:left="720"/>
      <w:contextualSpacing/>
    </w:pPr>
  </w:style>
  <w:style w:type="paragraph" w:styleId="NormalWeb">
    <w:name w:val="Normal (Web)"/>
    <w:basedOn w:val="Normal"/>
    <w:uiPriority w:val="99"/>
    <w:unhideWhenUsed/>
    <w:rsid w:val="008F6D61"/>
    <w:pPr>
      <w:spacing w:before="100" w:beforeAutospacing="1" w:after="100" w:afterAutospacing="1"/>
    </w:pPr>
    <w:rPr>
      <w:lang w:val="en-ES"/>
    </w:rPr>
  </w:style>
  <w:style w:type="character" w:customStyle="1" w:styleId="Heading1Char">
    <w:name w:val="Heading 1 Char"/>
    <w:basedOn w:val="DefaultParagraphFont"/>
    <w:link w:val="Heading1"/>
    <w:uiPriority w:val="9"/>
    <w:rsid w:val="00980BDB"/>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980BDB"/>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980BDB"/>
    <w:rPr>
      <w:rFonts w:asciiTheme="majorHAnsi" w:eastAsiaTheme="majorEastAsia" w:hAnsiTheme="majorHAnsi" w:cstheme="majorBidi"/>
      <w:color w:val="1F3763" w:themeColor="accent1" w:themeShade="7F"/>
      <w:lang w:val="en-GB"/>
    </w:rPr>
  </w:style>
  <w:style w:type="character" w:customStyle="1" w:styleId="Heading4Char">
    <w:name w:val="Heading 4 Char"/>
    <w:basedOn w:val="DefaultParagraphFont"/>
    <w:link w:val="Heading4"/>
    <w:uiPriority w:val="9"/>
    <w:rsid w:val="00980BDB"/>
    <w:rPr>
      <w:rFonts w:asciiTheme="majorHAnsi" w:eastAsiaTheme="majorEastAsia" w:hAnsiTheme="majorHAnsi" w:cstheme="majorBidi"/>
      <w:i/>
      <w:iCs/>
      <w:color w:val="2F5496" w:themeColor="accent1" w:themeShade="BF"/>
      <w:lang w:val="en-GB"/>
    </w:rPr>
  </w:style>
  <w:style w:type="paragraph" w:styleId="TOCHeading">
    <w:name w:val="TOC Heading"/>
    <w:basedOn w:val="Heading1"/>
    <w:next w:val="Normal"/>
    <w:uiPriority w:val="39"/>
    <w:unhideWhenUsed/>
    <w:qFormat/>
    <w:rsid w:val="00980BDB"/>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80BDB"/>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980BDB"/>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980BDB"/>
    <w:pPr>
      <w:ind w:left="480"/>
    </w:pPr>
    <w:rPr>
      <w:rFonts w:asciiTheme="minorHAnsi" w:hAnsiTheme="minorHAnsi" w:cstheme="minorHAnsi"/>
      <w:sz w:val="20"/>
      <w:szCs w:val="20"/>
    </w:rPr>
  </w:style>
  <w:style w:type="character" w:styleId="Hyperlink">
    <w:name w:val="Hyperlink"/>
    <w:basedOn w:val="DefaultParagraphFont"/>
    <w:uiPriority w:val="99"/>
    <w:unhideWhenUsed/>
    <w:rsid w:val="00980BDB"/>
    <w:rPr>
      <w:color w:val="0563C1" w:themeColor="hyperlink"/>
      <w:u w:val="single"/>
    </w:rPr>
  </w:style>
  <w:style w:type="paragraph" w:styleId="TOC4">
    <w:name w:val="toc 4"/>
    <w:basedOn w:val="Normal"/>
    <w:next w:val="Normal"/>
    <w:autoRedefine/>
    <w:uiPriority w:val="39"/>
    <w:unhideWhenUsed/>
    <w:rsid w:val="00980BD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980BD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980BD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980BD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980BD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80BDB"/>
    <w:pPr>
      <w:ind w:left="1920"/>
    </w:pPr>
    <w:rPr>
      <w:rFonts w:asciiTheme="minorHAnsi" w:hAnsiTheme="minorHAnsi" w:cstheme="minorHAnsi"/>
      <w:sz w:val="20"/>
      <w:szCs w:val="20"/>
    </w:rPr>
  </w:style>
  <w:style w:type="character" w:customStyle="1" w:styleId="Heading5Char">
    <w:name w:val="Heading 5 Char"/>
    <w:basedOn w:val="DefaultParagraphFont"/>
    <w:link w:val="Heading5"/>
    <w:uiPriority w:val="9"/>
    <w:rsid w:val="00110F27"/>
    <w:rPr>
      <w:rFonts w:asciiTheme="majorHAnsi" w:eastAsiaTheme="majorEastAsia" w:hAnsiTheme="majorHAnsi" w:cstheme="majorBidi"/>
      <w:color w:val="2F5496" w:themeColor="accent1" w:themeShade="BF"/>
      <w:lang w:val="en-GB"/>
    </w:rPr>
  </w:style>
  <w:style w:type="character" w:customStyle="1" w:styleId="Heading6Char">
    <w:name w:val="Heading 6 Char"/>
    <w:basedOn w:val="DefaultParagraphFont"/>
    <w:link w:val="Heading6"/>
    <w:uiPriority w:val="9"/>
    <w:semiHidden/>
    <w:rsid w:val="00110F27"/>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uiPriority w:val="9"/>
    <w:semiHidden/>
    <w:rsid w:val="00110F27"/>
    <w:rPr>
      <w:rFonts w:asciiTheme="majorHAnsi" w:eastAsiaTheme="majorEastAsia" w:hAnsiTheme="majorHAnsi" w:cstheme="majorBidi"/>
      <w:i/>
      <w:iCs/>
      <w:color w:val="1F3763" w:themeColor="accent1" w:themeShade="7F"/>
      <w:lang w:val="en-GB"/>
    </w:rPr>
  </w:style>
  <w:style w:type="character" w:customStyle="1" w:styleId="Heading8Char">
    <w:name w:val="Heading 8 Char"/>
    <w:basedOn w:val="DefaultParagraphFont"/>
    <w:link w:val="Heading8"/>
    <w:uiPriority w:val="9"/>
    <w:semiHidden/>
    <w:rsid w:val="00110F27"/>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110F27"/>
    <w:rPr>
      <w:rFonts w:asciiTheme="majorHAnsi" w:eastAsiaTheme="majorEastAsia" w:hAnsiTheme="majorHAnsi" w:cstheme="majorBidi"/>
      <w:i/>
      <w:iCs/>
      <w:color w:val="272727" w:themeColor="text1" w:themeTint="D8"/>
      <w:sz w:val="21"/>
      <w:szCs w:val="21"/>
      <w:lang w:val="en-GB"/>
    </w:rPr>
  </w:style>
  <w:style w:type="character" w:styleId="Emphasis">
    <w:name w:val="Emphasis"/>
    <w:basedOn w:val="DefaultParagraphFont"/>
    <w:uiPriority w:val="20"/>
    <w:qFormat/>
    <w:rsid w:val="004566C1"/>
    <w:rPr>
      <w:i/>
      <w:iCs/>
    </w:rPr>
  </w:style>
  <w:style w:type="character" w:styleId="UnresolvedMention">
    <w:name w:val="Unresolved Mention"/>
    <w:basedOn w:val="DefaultParagraphFont"/>
    <w:uiPriority w:val="99"/>
    <w:semiHidden/>
    <w:unhideWhenUsed/>
    <w:rsid w:val="00556C1D"/>
    <w:rPr>
      <w:color w:val="605E5C"/>
      <w:shd w:val="clear" w:color="auto" w:fill="E1DFDD"/>
    </w:rPr>
  </w:style>
  <w:style w:type="paragraph" w:customStyle="1" w:styleId="chapter-para">
    <w:name w:val="chapter-para"/>
    <w:basedOn w:val="Normal"/>
    <w:rsid w:val="005A68BE"/>
    <w:pPr>
      <w:spacing w:before="100" w:beforeAutospacing="1" w:after="100" w:afterAutospacing="1"/>
    </w:pPr>
    <w:rPr>
      <w:lang w:val="en-ES"/>
    </w:rPr>
  </w:style>
  <w:style w:type="paragraph" w:styleId="TableofFigures">
    <w:name w:val="table of figures"/>
    <w:basedOn w:val="Normal"/>
    <w:next w:val="Normal"/>
    <w:uiPriority w:val="99"/>
    <w:unhideWhenUsed/>
    <w:rsid w:val="00C63C5F"/>
    <w:rPr>
      <w:rFonts w:asciiTheme="minorHAnsi" w:hAnsiTheme="minorHAnsi" w:cstheme="minorHAnsi"/>
      <w:i/>
      <w:iCs/>
      <w:sz w:val="20"/>
      <w:szCs w:val="20"/>
    </w:rPr>
  </w:style>
  <w:style w:type="paragraph" w:styleId="Caption">
    <w:name w:val="caption"/>
    <w:basedOn w:val="Normal"/>
    <w:next w:val="Normal"/>
    <w:uiPriority w:val="35"/>
    <w:unhideWhenUsed/>
    <w:qFormat/>
    <w:rsid w:val="00243BF8"/>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F121FE"/>
    <w:rPr>
      <w:sz w:val="16"/>
      <w:szCs w:val="16"/>
    </w:rPr>
  </w:style>
  <w:style w:type="paragraph" w:styleId="CommentText">
    <w:name w:val="annotation text"/>
    <w:basedOn w:val="Normal"/>
    <w:link w:val="CommentTextChar"/>
    <w:uiPriority w:val="99"/>
    <w:semiHidden/>
    <w:unhideWhenUsed/>
    <w:rsid w:val="00F121FE"/>
    <w:rPr>
      <w:sz w:val="20"/>
      <w:szCs w:val="20"/>
    </w:rPr>
  </w:style>
  <w:style w:type="character" w:customStyle="1" w:styleId="CommentTextChar">
    <w:name w:val="Comment Text Char"/>
    <w:basedOn w:val="DefaultParagraphFont"/>
    <w:link w:val="CommentText"/>
    <w:uiPriority w:val="99"/>
    <w:semiHidden/>
    <w:rsid w:val="00F121FE"/>
    <w:rPr>
      <w:rFonts w:ascii="Times New Roman" w:eastAsia="Times New Roman" w:hAnsi="Times New Roman" w:cs="Times New Roman"/>
      <w:sz w:val="20"/>
      <w:szCs w:val="20"/>
      <w:lang w:val="en-GB" w:eastAsia="en-GB"/>
    </w:rPr>
  </w:style>
  <w:style w:type="paragraph" w:styleId="CommentSubject">
    <w:name w:val="annotation subject"/>
    <w:basedOn w:val="CommentText"/>
    <w:next w:val="CommentText"/>
    <w:link w:val="CommentSubjectChar"/>
    <w:uiPriority w:val="99"/>
    <w:semiHidden/>
    <w:unhideWhenUsed/>
    <w:rsid w:val="00F121FE"/>
    <w:rPr>
      <w:b/>
      <w:bCs/>
    </w:rPr>
  </w:style>
  <w:style w:type="character" w:customStyle="1" w:styleId="CommentSubjectChar">
    <w:name w:val="Comment Subject Char"/>
    <w:basedOn w:val="CommentTextChar"/>
    <w:link w:val="CommentSubject"/>
    <w:uiPriority w:val="99"/>
    <w:semiHidden/>
    <w:rsid w:val="00F121FE"/>
    <w:rPr>
      <w:rFonts w:ascii="Times New Roman" w:eastAsia="Times New Roman" w:hAnsi="Times New Roman" w:cs="Times New Roman"/>
      <w:b/>
      <w:bCs/>
      <w:sz w:val="20"/>
      <w:szCs w:val="20"/>
      <w:lang w:val="en-GB" w:eastAsia="en-GB"/>
    </w:rPr>
  </w:style>
  <w:style w:type="paragraph" w:styleId="Bibliography">
    <w:name w:val="Bibliography"/>
    <w:basedOn w:val="Normal"/>
    <w:next w:val="Normal"/>
    <w:uiPriority w:val="37"/>
    <w:unhideWhenUsed/>
    <w:rsid w:val="00C07A14"/>
  </w:style>
  <w:style w:type="character" w:styleId="FollowedHyperlink">
    <w:name w:val="FollowedHyperlink"/>
    <w:basedOn w:val="DefaultParagraphFont"/>
    <w:uiPriority w:val="99"/>
    <w:semiHidden/>
    <w:unhideWhenUsed/>
    <w:rsid w:val="00905044"/>
    <w:rPr>
      <w:color w:val="954F72" w:themeColor="followedHyperlink"/>
      <w:u w:val="single"/>
    </w:rPr>
  </w:style>
  <w:style w:type="paragraph" w:styleId="Header">
    <w:name w:val="header"/>
    <w:basedOn w:val="Normal"/>
    <w:link w:val="HeaderChar"/>
    <w:uiPriority w:val="99"/>
    <w:unhideWhenUsed/>
    <w:rsid w:val="00941582"/>
    <w:pPr>
      <w:tabs>
        <w:tab w:val="center" w:pos="4513"/>
        <w:tab w:val="right" w:pos="9026"/>
      </w:tabs>
    </w:pPr>
  </w:style>
  <w:style w:type="character" w:customStyle="1" w:styleId="HeaderChar">
    <w:name w:val="Header Char"/>
    <w:basedOn w:val="DefaultParagraphFont"/>
    <w:link w:val="Header"/>
    <w:uiPriority w:val="99"/>
    <w:rsid w:val="00941582"/>
    <w:rPr>
      <w:rFonts w:ascii="Times New Roman" w:eastAsia="Times New Roman" w:hAnsi="Times New Roman" w:cs="Times New Roman"/>
      <w:lang w:val="en-GB" w:eastAsia="en-GB"/>
    </w:rPr>
  </w:style>
  <w:style w:type="paragraph" w:styleId="Footer">
    <w:name w:val="footer"/>
    <w:basedOn w:val="Normal"/>
    <w:link w:val="FooterChar"/>
    <w:uiPriority w:val="99"/>
    <w:unhideWhenUsed/>
    <w:rsid w:val="00941582"/>
    <w:pPr>
      <w:tabs>
        <w:tab w:val="center" w:pos="4513"/>
        <w:tab w:val="right" w:pos="9026"/>
      </w:tabs>
    </w:pPr>
  </w:style>
  <w:style w:type="character" w:customStyle="1" w:styleId="FooterChar">
    <w:name w:val="Footer Char"/>
    <w:basedOn w:val="DefaultParagraphFont"/>
    <w:link w:val="Footer"/>
    <w:uiPriority w:val="99"/>
    <w:rsid w:val="00941582"/>
    <w:rPr>
      <w:rFonts w:ascii="Times New Roman" w:eastAsia="Times New Roman" w:hAnsi="Times New Roman" w:cs="Times New Roman"/>
      <w:lang w:val="en-GB" w:eastAsia="en-GB"/>
    </w:rPr>
  </w:style>
  <w:style w:type="character" w:styleId="PlaceholderText">
    <w:name w:val="Placeholder Text"/>
    <w:basedOn w:val="DefaultParagraphFont"/>
    <w:uiPriority w:val="99"/>
    <w:semiHidden/>
    <w:rsid w:val="00672FDE"/>
    <w:rPr>
      <w:color w:val="808080"/>
    </w:rPr>
  </w:style>
  <w:style w:type="character" w:styleId="Strong">
    <w:name w:val="Strong"/>
    <w:basedOn w:val="DefaultParagraphFont"/>
    <w:uiPriority w:val="22"/>
    <w:qFormat/>
    <w:rsid w:val="00672FDE"/>
    <w:rPr>
      <w:b/>
      <w:bCs/>
    </w:rPr>
  </w:style>
  <w:style w:type="character" w:customStyle="1" w:styleId="mjxassistivemathml">
    <w:name w:val="mjx_assistive_mathml"/>
    <w:basedOn w:val="DefaultParagraphFont"/>
    <w:rsid w:val="00672FDE"/>
  </w:style>
  <w:style w:type="paragraph" w:styleId="NoSpacing">
    <w:name w:val="No Spacing"/>
    <w:uiPriority w:val="1"/>
    <w:qFormat/>
    <w:rsid w:val="00672FDE"/>
    <w:rPr>
      <w:rFonts w:ascii="Times New Roman" w:eastAsia="Times New Roman" w:hAnsi="Times New Roman" w:cs="Times New Roman"/>
      <w:lang w:eastAsia="en-GB"/>
    </w:rPr>
  </w:style>
  <w:style w:type="paragraph" w:styleId="HTMLPreformatted">
    <w:name w:val="HTML Preformatted"/>
    <w:basedOn w:val="Normal"/>
    <w:link w:val="HTMLPreformattedChar"/>
    <w:uiPriority w:val="99"/>
    <w:semiHidden/>
    <w:unhideWhenUsed/>
    <w:rsid w:val="00672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ES"/>
    </w:rPr>
  </w:style>
  <w:style w:type="character" w:customStyle="1" w:styleId="HTMLPreformattedChar">
    <w:name w:val="HTML Preformatted Char"/>
    <w:basedOn w:val="DefaultParagraphFont"/>
    <w:link w:val="HTMLPreformatted"/>
    <w:uiPriority w:val="99"/>
    <w:semiHidden/>
    <w:rsid w:val="00672FDE"/>
    <w:rPr>
      <w:rFonts w:ascii="Courier New" w:eastAsia="Times New Roman" w:hAnsi="Courier New" w:cs="Courier New"/>
      <w:sz w:val="20"/>
      <w:szCs w:val="20"/>
      <w:lang w:eastAsia="en-GB"/>
    </w:rPr>
  </w:style>
  <w:style w:type="table" w:styleId="TableGrid">
    <w:name w:val="Table Grid"/>
    <w:basedOn w:val="TableNormal"/>
    <w:uiPriority w:val="39"/>
    <w:rsid w:val="00672F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267805"/>
    <w:rPr>
      <w:rFonts w:ascii="Times New Roman" w:eastAsia="Times New Roman" w:hAnsi="Times New Roman" w:cs="Times New Roman"/>
      <w:lang w:val="es-ES"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18680">
      <w:bodyDiv w:val="1"/>
      <w:marLeft w:val="0"/>
      <w:marRight w:val="0"/>
      <w:marTop w:val="0"/>
      <w:marBottom w:val="0"/>
      <w:divBdr>
        <w:top w:val="none" w:sz="0" w:space="0" w:color="auto"/>
        <w:left w:val="none" w:sz="0" w:space="0" w:color="auto"/>
        <w:bottom w:val="none" w:sz="0" w:space="0" w:color="auto"/>
        <w:right w:val="none" w:sz="0" w:space="0" w:color="auto"/>
      </w:divBdr>
    </w:div>
    <w:div w:id="79765374">
      <w:bodyDiv w:val="1"/>
      <w:marLeft w:val="0"/>
      <w:marRight w:val="0"/>
      <w:marTop w:val="0"/>
      <w:marBottom w:val="0"/>
      <w:divBdr>
        <w:top w:val="none" w:sz="0" w:space="0" w:color="auto"/>
        <w:left w:val="none" w:sz="0" w:space="0" w:color="auto"/>
        <w:bottom w:val="none" w:sz="0" w:space="0" w:color="auto"/>
        <w:right w:val="none" w:sz="0" w:space="0" w:color="auto"/>
      </w:divBdr>
    </w:div>
    <w:div w:id="104078567">
      <w:bodyDiv w:val="1"/>
      <w:marLeft w:val="0"/>
      <w:marRight w:val="0"/>
      <w:marTop w:val="0"/>
      <w:marBottom w:val="0"/>
      <w:divBdr>
        <w:top w:val="none" w:sz="0" w:space="0" w:color="auto"/>
        <w:left w:val="none" w:sz="0" w:space="0" w:color="auto"/>
        <w:bottom w:val="none" w:sz="0" w:space="0" w:color="auto"/>
        <w:right w:val="none" w:sz="0" w:space="0" w:color="auto"/>
      </w:divBdr>
    </w:div>
    <w:div w:id="109974259">
      <w:bodyDiv w:val="1"/>
      <w:marLeft w:val="0"/>
      <w:marRight w:val="0"/>
      <w:marTop w:val="0"/>
      <w:marBottom w:val="0"/>
      <w:divBdr>
        <w:top w:val="none" w:sz="0" w:space="0" w:color="auto"/>
        <w:left w:val="none" w:sz="0" w:space="0" w:color="auto"/>
        <w:bottom w:val="none" w:sz="0" w:space="0" w:color="auto"/>
        <w:right w:val="none" w:sz="0" w:space="0" w:color="auto"/>
      </w:divBdr>
    </w:div>
    <w:div w:id="148714313">
      <w:bodyDiv w:val="1"/>
      <w:marLeft w:val="0"/>
      <w:marRight w:val="0"/>
      <w:marTop w:val="0"/>
      <w:marBottom w:val="0"/>
      <w:divBdr>
        <w:top w:val="none" w:sz="0" w:space="0" w:color="auto"/>
        <w:left w:val="none" w:sz="0" w:space="0" w:color="auto"/>
        <w:bottom w:val="none" w:sz="0" w:space="0" w:color="auto"/>
        <w:right w:val="none" w:sz="0" w:space="0" w:color="auto"/>
      </w:divBdr>
    </w:div>
    <w:div w:id="195318793">
      <w:bodyDiv w:val="1"/>
      <w:marLeft w:val="0"/>
      <w:marRight w:val="0"/>
      <w:marTop w:val="0"/>
      <w:marBottom w:val="0"/>
      <w:divBdr>
        <w:top w:val="none" w:sz="0" w:space="0" w:color="auto"/>
        <w:left w:val="none" w:sz="0" w:space="0" w:color="auto"/>
        <w:bottom w:val="none" w:sz="0" w:space="0" w:color="auto"/>
        <w:right w:val="none" w:sz="0" w:space="0" w:color="auto"/>
      </w:divBdr>
    </w:div>
    <w:div w:id="258028939">
      <w:bodyDiv w:val="1"/>
      <w:marLeft w:val="0"/>
      <w:marRight w:val="0"/>
      <w:marTop w:val="0"/>
      <w:marBottom w:val="0"/>
      <w:divBdr>
        <w:top w:val="none" w:sz="0" w:space="0" w:color="auto"/>
        <w:left w:val="none" w:sz="0" w:space="0" w:color="auto"/>
        <w:bottom w:val="none" w:sz="0" w:space="0" w:color="auto"/>
        <w:right w:val="none" w:sz="0" w:space="0" w:color="auto"/>
      </w:divBdr>
    </w:div>
    <w:div w:id="276839266">
      <w:bodyDiv w:val="1"/>
      <w:marLeft w:val="0"/>
      <w:marRight w:val="0"/>
      <w:marTop w:val="0"/>
      <w:marBottom w:val="0"/>
      <w:divBdr>
        <w:top w:val="none" w:sz="0" w:space="0" w:color="auto"/>
        <w:left w:val="none" w:sz="0" w:space="0" w:color="auto"/>
        <w:bottom w:val="none" w:sz="0" w:space="0" w:color="auto"/>
        <w:right w:val="none" w:sz="0" w:space="0" w:color="auto"/>
      </w:divBdr>
    </w:div>
    <w:div w:id="328870269">
      <w:bodyDiv w:val="1"/>
      <w:marLeft w:val="0"/>
      <w:marRight w:val="0"/>
      <w:marTop w:val="0"/>
      <w:marBottom w:val="0"/>
      <w:divBdr>
        <w:top w:val="none" w:sz="0" w:space="0" w:color="auto"/>
        <w:left w:val="none" w:sz="0" w:space="0" w:color="auto"/>
        <w:bottom w:val="none" w:sz="0" w:space="0" w:color="auto"/>
        <w:right w:val="none" w:sz="0" w:space="0" w:color="auto"/>
      </w:divBdr>
    </w:div>
    <w:div w:id="399867410">
      <w:bodyDiv w:val="1"/>
      <w:marLeft w:val="0"/>
      <w:marRight w:val="0"/>
      <w:marTop w:val="0"/>
      <w:marBottom w:val="0"/>
      <w:divBdr>
        <w:top w:val="none" w:sz="0" w:space="0" w:color="auto"/>
        <w:left w:val="none" w:sz="0" w:space="0" w:color="auto"/>
        <w:bottom w:val="none" w:sz="0" w:space="0" w:color="auto"/>
        <w:right w:val="none" w:sz="0" w:space="0" w:color="auto"/>
      </w:divBdr>
    </w:div>
    <w:div w:id="461313751">
      <w:bodyDiv w:val="1"/>
      <w:marLeft w:val="0"/>
      <w:marRight w:val="0"/>
      <w:marTop w:val="0"/>
      <w:marBottom w:val="0"/>
      <w:divBdr>
        <w:top w:val="none" w:sz="0" w:space="0" w:color="auto"/>
        <w:left w:val="none" w:sz="0" w:space="0" w:color="auto"/>
        <w:bottom w:val="none" w:sz="0" w:space="0" w:color="auto"/>
        <w:right w:val="none" w:sz="0" w:space="0" w:color="auto"/>
      </w:divBdr>
    </w:div>
    <w:div w:id="484662299">
      <w:bodyDiv w:val="1"/>
      <w:marLeft w:val="0"/>
      <w:marRight w:val="0"/>
      <w:marTop w:val="0"/>
      <w:marBottom w:val="0"/>
      <w:divBdr>
        <w:top w:val="none" w:sz="0" w:space="0" w:color="auto"/>
        <w:left w:val="none" w:sz="0" w:space="0" w:color="auto"/>
        <w:bottom w:val="none" w:sz="0" w:space="0" w:color="auto"/>
        <w:right w:val="none" w:sz="0" w:space="0" w:color="auto"/>
      </w:divBdr>
    </w:div>
    <w:div w:id="570819429">
      <w:bodyDiv w:val="1"/>
      <w:marLeft w:val="0"/>
      <w:marRight w:val="0"/>
      <w:marTop w:val="0"/>
      <w:marBottom w:val="0"/>
      <w:divBdr>
        <w:top w:val="none" w:sz="0" w:space="0" w:color="auto"/>
        <w:left w:val="none" w:sz="0" w:space="0" w:color="auto"/>
        <w:bottom w:val="none" w:sz="0" w:space="0" w:color="auto"/>
        <w:right w:val="none" w:sz="0" w:space="0" w:color="auto"/>
      </w:divBdr>
    </w:div>
    <w:div w:id="589847418">
      <w:bodyDiv w:val="1"/>
      <w:marLeft w:val="0"/>
      <w:marRight w:val="0"/>
      <w:marTop w:val="0"/>
      <w:marBottom w:val="0"/>
      <w:divBdr>
        <w:top w:val="none" w:sz="0" w:space="0" w:color="auto"/>
        <w:left w:val="none" w:sz="0" w:space="0" w:color="auto"/>
        <w:bottom w:val="none" w:sz="0" w:space="0" w:color="auto"/>
        <w:right w:val="none" w:sz="0" w:space="0" w:color="auto"/>
      </w:divBdr>
    </w:div>
    <w:div w:id="740518188">
      <w:bodyDiv w:val="1"/>
      <w:marLeft w:val="0"/>
      <w:marRight w:val="0"/>
      <w:marTop w:val="0"/>
      <w:marBottom w:val="0"/>
      <w:divBdr>
        <w:top w:val="none" w:sz="0" w:space="0" w:color="auto"/>
        <w:left w:val="none" w:sz="0" w:space="0" w:color="auto"/>
        <w:bottom w:val="none" w:sz="0" w:space="0" w:color="auto"/>
        <w:right w:val="none" w:sz="0" w:space="0" w:color="auto"/>
      </w:divBdr>
    </w:div>
    <w:div w:id="741568175">
      <w:bodyDiv w:val="1"/>
      <w:marLeft w:val="0"/>
      <w:marRight w:val="0"/>
      <w:marTop w:val="0"/>
      <w:marBottom w:val="0"/>
      <w:divBdr>
        <w:top w:val="none" w:sz="0" w:space="0" w:color="auto"/>
        <w:left w:val="none" w:sz="0" w:space="0" w:color="auto"/>
        <w:bottom w:val="none" w:sz="0" w:space="0" w:color="auto"/>
        <w:right w:val="none" w:sz="0" w:space="0" w:color="auto"/>
      </w:divBdr>
    </w:div>
    <w:div w:id="920262942">
      <w:bodyDiv w:val="1"/>
      <w:marLeft w:val="0"/>
      <w:marRight w:val="0"/>
      <w:marTop w:val="0"/>
      <w:marBottom w:val="0"/>
      <w:divBdr>
        <w:top w:val="none" w:sz="0" w:space="0" w:color="auto"/>
        <w:left w:val="none" w:sz="0" w:space="0" w:color="auto"/>
        <w:bottom w:val="none" w:sz="0" w:space="0" w:color="auto"/>
        <w:right w:val="none" w:sz="0" w:space="0" w:color="auto"/>
      </w:divBdr>
    </w:div>
    <w:div w:id="950088791">
      <w:bodyDiv w:val="1"/>
      <w:marLeft w:val="0"/>
      <w:marRight w:val="0"/>
      <w:marTop w:val="0"/>
      <w:marBottom w:val="0"/>
      <w:divBdr>
        <w:top w:val="none" w:sz="0" w:space="0" w:color="auto"/>
        <w:left w:val="none" w:sz="0" w:space="0" w:color="auto"/>
        <w:bottom w:val="none" w:sz="0" w:space="0" w:color="auto"/>
        <w:right w:val="none" w:sz="0" w:space="0" w:color="auto"/>
      </w:divBdr>
    </w:div>
    <w:div w:id="974525727">
      <w:bodyDiv w:val="1"/>
      <w:marLeft w:val="0"/>
      <w:marRight w:val="0"/>
      <w:marTop w:val="0"/>
      <w:marBottom w:val="0"/>
      <w:divBdr>
        <w:top w:val="none" w:sz="0" w:space="0" w:color="auto"/>
        <w:left w:val="none" w:sz="0" w:space="0" w:color="auto"/>
        <w:bottom w:val="none" w:sz="0" w:space="0" w:color="auto"/>
        <w:right w:val="none" w:sz="0" w:space="0" w:color="auto"/>
      </w:divBdr>
    </w:div>
    <w:div w:id="1010370600">
      <w:bodyDiv w:val="1"/>
      <w:marLeft w:val="0"/>
      <w:marRight w:val="0"/>
      <w:marTop w:val="0"/>
      <w:marBottom w:val="0"/>
      <w:divBdr>
        <w:top w:val="none" w:sz="0" w:space="0" w:color="auto"/>
        <w:left w:val="none" w:sz="0" w:space="0" w:color="auto"/>
        <w:bottom w:val="none" w:sz="0" w:space="0" w:color="auto"/>
        <w:right w:val="none" w:sz="0" w:space="0" w:color="auto"/>
      </w:divBdr>
    </w:div>
    <w:div w:id="1014310439">
      <w:bodyDiv w:val="1"/>
      <w:marLeft w:val="0"/>
      <w:marRight w:val="0"/>
      <w:marTop w:val="0"/>
      <w:marBottom w:val="0"/>
      <w:divBdr>
        <w:top w:val="none" w:sz="0" w:space="0" w:color="auto"/>
        <w:left w:val="none" w:sz="0" w:space="0" w:color="auto"/>
        <w:bottom w:val="none" w:sz="0" w:space="0" w:color="auto"/>
        <w:right w:val="none" w:sz="0" w:space="0" w:color="auto"/>
      </w:divBdr>
    </w:div>
    <w:div w:id="1207066829">
      <w:bodyDiv w:val="1"/>
      <w:marLeft w:val="0"/>
      <w:marRight w:val="0"/>
      <w:marTop w:val="0"/>
      <w:marBottom w:val="0"/>
      <w:divBdr>
        <w:top w:val="none" w:sz="0" w:space="0" w:color="auto"/>
        <w:left w:val="none" w:sz="0" w:space="0" w:color="auto"/>
        <w:bottom w:val="none" w:sz="0" w:space="0" w:color="auto"/>
        <w:right w:val="none" w:sz="0" w:space="0" w:color="auto"/>
      </w:divBdr>
      <w:divsChild>
        <w:div w:id="972174378">
          <w:marLeft w:val="0"/>
          <w:marRight w:val="0"/>
          <w:marTop w:val="0"/>
          <w:marBottom w:val="0"/>
          <w:divBdr>
            <w:top w:val="none" w:sz="0" w:space="0" w:color="auto"/>
            <w:left w:val="none" w:sz="0" w:space="0" w:color="auto"/>
            <w:bottom w:val="none" w:sz="0" w:space="0" w:color="auto"/>
            <w:right w:val="none" w:sz="0" w:space="0" w:color="auto"/>
          </w:divBdr>
          <w:divsChild>
            <w:div w:id="52448507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214081231">
      <w:bodyDiv w:val="1"/>
      <w:marLeft w:val="0"/>
      <w:marRight w:val="0"/>
      <w:marTop w:val="0"/>
      <w:marBottom w:val="0"/>
      <w:divBdr>
        <w:top w:val="none" w:sz="0" w:space="0" w:color="auto"/>
        <w:left w:val="none" w:sz="0" w:space="0" w:color="auto"/>
        <w:bottom w:val="none" w:sz="0" w:space="0" w:color="auto"/>
        <w:right w:val="none" w:sz="0" w:space="0" w:color="auto"/>
      </w:divBdr>
    </w:div>
    <w:div w:id="1241256532">
      <w:bodyDiv w:val="1"/>
      <w:marLeft w:val="0"/>
      <w:marRight w:val="0"/>
      <w:marTop w:val="0"/>
      <w:marBottom w:val="0"/>
      <w:divBdr>
        <w:top w:val="none" w:sz="0" w:space="0" w:color="auto"/>
        <w:left w:val="none" w:sz="0" w:space="0" w:color="auto"/>
        <w:bottom w:val="none" w:sz="0" w:space="0" w:color="auto"/>
        <w:right w:val="none" w:sz="0" w:space="0" w:color="auto"/>
      </w:divBdr>
    </w:div>
    <w:div w:id="1254558345">
      <w:bodyDiv w:val="1"/>
      <w:marLeft w:val="0"/>
      <w:marRight w:val="0"/>
      <w:marTop w:val="0"/>
      <w:marBottom w:val="0"/>
      <w:divBdr>
        <w:top w:val="none" w:sz="0" w:space="0" w:color="auto"/>
        <w:left w:val="none" w:sz="0" w:space="0" w:color="auto"/>
        <w:bottom w:val="none" w:sz="0" w:space="0" w:color="auto"/>
        <w:right w:val="none" w:sz="0" w:space="0" w:color="auto"/>
      </w:divBdr>
    </w:div>
    <w:div w:id="1269896557">
      <w:bodyDiv w:val="1"/>
      <w:marLeft w:val="0"/>
      <w:marRight w:val="0"/>
      <w:marTop w:val="0"/>
      <w:marBottom w:val="0"/>
      <w:divBdr>
        <w:top w:val="none" w:sz="0" w:space="0" w:color="auto"/>
        <w:left w:val="none" w:sz="0" w:space="0" w:color="auto"/>
        <w:bottom w:val="none" w:sz="0" w:space="0" w:color="auto"/>
        <w:right w:val="none" w:sz="0" w:space="0" w:color="auto"/>
      </w:divBdr>
    </w:div>
    <w:div w:id="1312058575">
      <w:bodyDiv w:val="1"/>
      <w:marLeft w:val="0"/>
      <w:marRight w:val="0"/>
      <w:marTop w:val="0"/>
      <w:marBottom w:val="0"/>
      <w:divBdr>
        <w:top w:val="none" w:sz="0" w:space="0" w:color="auto"/>
        <w:left w:val="none" w:sz="0" w:space="0" w:color="auto"/>
        <w:bottom w:val="none" w:sz="0" w:space="0" w:color="auto"/>
        <w:right w:val="none" w:sz="0" w:space="0" w:color="auto"/>
      </w:divBdr>
    </w:div>
    <w:div w:id="1326520337">
      <w:bodyDiv w:val="1"/>
      <w:marLeft w:val="0"/>
      <w:marRight w:val="0"/>
      <w:marTop w:val="0"/>
      <w:marBottom w:val="0"/>
      <w:divBdr>
        <w:top w:val="none" w:sz="0" w:space="0" w:color="auto"/>
        <w:left w:val="none" w:sz="0" w:space="0" w:color="auto"/>
        <w:bottom w:val="none" w:sz="0" w:space="0" w:color="auto"/>
        <w:right w:val="none" w:sz="0" w:space="0" w:color="auto"/>
      </w:divBdr>
    </w:div>
    <w:div w:id="1334723448">
      <w:bodyDiv w:val="1"/>
      <w:marLeft w:val="0"/>
      <w:marRight w:val="0"/>
      <w:marTop w:val="0"/>
      <w:marBottom w:val="0"/>
      <w:divBdr>
        <w:top w:val="none" w:sz="0" w:space="0" w:color="auto"/>
        <w:left w:val="none" w:sz="0" w:space="0" w:color="auto"/>
        <w:bottom w:val="none" w:sz="0" w:space="0" w:color="auto"/>
        <w:right w:val="none" w:sz="0" w:space="0" w:color="auto"/>
      </w:divBdr>
    </w:div>
    <w:div w:id="1362365117">
      <w:bodyDiv w:val="1"/>
      <w:marLeft w:val="0"/>
      <w:marRight w:val="0"/>
      <w:marTop w:val="0"/>
      <w:marBottom w:val="0"/>
      <w:divBdr>
        <w:top w:val="none" w:sz="0" w:space="0" w:color="auto"/>
        <w:left w:val="none" w:sz="0" w:space="0" w:color="auto"/>
        <w:bottom w:val="none" w:sz="0" w:space="0" w:color="auto"/>
        <w:right w:val="none" w:sz="0" w:space="0" w:color="auto"/>
      </w:divBdr>
    </w:div>
    <w:div w:id="1372533198">
      <w:bodyDiv w:val="1"/>
      <w:marLeft w:val="0"/>
      <w:marRight w:val="0"/>
      <w:marTop w:val="0"/>
      <w:marBottom w:val="0"/>
      <w:divBdr>
        <w:top w:val="none" w:sz="0" w:space="0" w:color="auto"/>
        <w:left w:val="none" w:sz="0" w:space="0" w:color="auto"/>
        <w:bottom w:val="none" w:sz="0" w:space="0" w:color="auto"/>
        <w:right w:val="none" w:sz="0" w:space="0" w:color="auto"/>
      </w:divBdr>
    </w:div>
    <w:div w:id="1419327373">
      <w:bodyDiv w:val="1"/>
      <w:marLeft w:val="0"/>
      <w:marRight w:val="0"/>
      <w:marTop w:val="0"/>
      <w:marBottom w:val="0"/>
      <w:divBdr>
        <w:top w:val="none" w:sz="0" w:space="0" w:color="auto"/>
        <w:left w:val="none" w:sz="0" w:space="0" w:color="auto"/>
        <w:bottom w:val="none" w:sz="0" w:space="0" w:color="auto"/>
        <w:right w:val="none" w:sz="0" w:space="0" w:color="auto"/>
      </w:divBdr>
    </w:div>
    <w:div w:id="1451165079">
      <w:bodyDiv w:val="1"/>
      <w:marLeft w:val="0"/>
      <w:marRight w:val="0"/>
      <w:marTop w:val="0"/>
      <w:marBottom w:val="0"/>
      <w:divBdr>
        <w:top w:val="none" w:sz="0" w:space="0" w:color="auto"/>
        <w:left w:val="none" w:sz="0" w:space="0" w:color="auto"/>
        <w:bottom w:val="none" w:sz="0" w:space="0" w:color="auto"/>
        <w:right w:val="none" w:sz="0" w:space="0" w:color="auto"/>
      </w:divBdr>
    </w:div>
    <w:div w:id="1491284666">
      <w:bodyDiv w:val="1"/>
      <w:marLeft w:val="0"/>
      <w:marRight w:val="0"/>
      <w:marTop w:val="0"/>
      <w:marBottom w:val="0"/>
      <w:divBdr>
        <w:top w:val="none" w:sz="0" w:space="0" w:color="auto"/>
        <w:left w:val="none" w:sz="0" w:space="0" w:color="auto"/>
        <w:bottom w:val="none" w:sz="0" w:space="0" w:color="auto"/>
        <w:right w:val="none" w:sz="0" w:space="0" w:color="auto"/>
      </w:divBdr>
      <w:divsChild>
        <w:div w:id="1551115232">
          <w:marLeft w:val="0"/>
          <w:marRight w:val="0"/>
          <w:marTop w:val="0"/>
          <w:marBottom w:val="0"/>
          <w:divBdr>
            <w:top w:val="none" w:sz="0" w:space="0" w:color="auto"/>
            <w:left w:val="none" w:sz="0" w:space="0" w:color="auto"/>
            <w:bottom w:val="none" w:sz="0" w:space="0" w:color="auto"/>
            <w:right w:val="none" w:sz="0" w:space="0" w:color="auto"/>
          </w:divBdr>
          <w:divsChild>
            <w:div w:id="586496380">
              <w:marLeft w:val="0"/>
              <w:marRight w:val="0"/>
              <w:marTop w:val="0"/>
              <w:marBottom w:val="0"/>
              <w:divBdr>
                <w:top w:val="none" w:sz="0" w:space="0" w:color="auto"/>
                <w:left w:val="none" w:sz="0" w:space="0" w:color="auto"/>
                <w:bottom w:val="none" w:sz="0" w:space="0" w:color="auto"/>
                <w:right w:val="none" w:sz="0" w:space="0" w:color="auto"/>
              </w:divBdr>
              <w:divsChild>
                <w:div w:id="55813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798956">
      <w:bodyDiv w:val="1"/>
      <w:marLeft w:val="0"/>
      <w:marRight w:val="0"/>
      <w:marTop w:val="0"/>
      <w:marBottom w:val="0"/>
      <w:divBdr>
        <w:top w:val="none" w:sz="0" w:space="0" w:color="auto"/>
        <w:left w:val="none" w:sz="0" w:space="0" w:color="auto"/>
        <w:bottom w:val="none" w:sz="0" w:space="0" w:color="auto"/>
        <w:right w:val="none" w:sz="0" w:space="0" w:color="auto"/>
      </w:divBdr>
    </w:div>
    <w:div w:id="1526091666">
      <w:bodyDiv w:val="1"/>
      <w:marLeft w:val="0"/>
      <w:marRight w:val="0"/>
      <w:marTop w:val="0"/>
      <w:marBottom w:val="0"/>
      <w:divBdr>
        <w:top w:val="none" w:sz="0" w:space="0" w:color="auto"/>
        <w:left w:val="none" w:sz="0" w:space="0" w:color="auto"/>
        <w:bottom w:val="none" w:sz="0" w:space="0" w:color="auto"/>
        <w:right w:val="none" w:sz="0" w:space="0" w:color="auto"/>
      </w:divBdr>
    </w:div>
    <w:div w:id="1656030463">
      <w:bodyDiv w:val="1"/>
      <w:marLeft w:val="0"/>
      <w:marRight w:val="0"/>
      <w:marTop w:val="0"/>
      <w:marBottom w:val="0"/>
      <w:divBdr>
        <w:top w:val="none" w:sz="0" w:space="0" w:color="auto"/>
        <w:left w:val="none" w:sz="0" w:space="0" w:color="auto"/>
        <w:bottom w:val="none" w:sz="0" w:space="0" w:color="auto"/>
        <w:right w:val="none" w:sz="0" w:space="0" w:color="auto"/>
      </w:divBdr>
    </w:div>
    <w:div w:id="1703827274">
      <w:bodyDiv w:val="1"/>
      <w:marLeft w:val="0"/>
      <w:marRight w:val="0"/>
      <w:marTop w:val="0"/>
      <w:marBottom w:val="0"/>
      <w:divBdr>
        <w:top w:val="none" w:sz="0" w:space="0" w:color="auto"/>
        <w:left w:val="none" w:sz="0" w:space="0" w:color="auto"/>
        <w:bottom w:val="none" w:sz="0" w:space="0" w:color="auto"/>
        <w:right w:val="none" w:sz="0" w:space="0" w:color="auto"/>
      </w:divBdr>
      <w:divsChild>
        <w:div w:id="1601838898">
          <w:marLeft w:val="0"/>
          <w:marRight w:val="0"/>
          <w:marTop w:val="0"/>
          <w:marBottom w:val="0"/>
          <w:divBdr>
            <w:top w:val="none" w:sz="0" w:space="0" w:color="auto"/>
            <w:left w:val="none" w:sz="0" w:space="0" w:color="auto"/>
            <w:bottom w:val="none" w:sz="0" w:space="0" w:color="auto"/>
            <w:right w:val="none" w:sz="0" w:space="0" w:color="auto"/>
          </w:divBdr>
          <w:divsChild>
            <w:div w:id="295062549">
              <w:marLeft w:val="0"/>
              <w:marRight w:val="0"/>
              <w:marTop w:val="0"/>
              <w:marBottom w:val="0"/>
              <w:divBdr>
                <w:top w:val="none" w:sz="0" w:space="0" w:color="auto"/>
                <w:left w:val="none" w:sz="0" w:space="0" w:color="auto"/>
                <w:bottom w:val="none" w:sz="0" w:space="0" w:color="auto"/>
                <w:right w:val="none" w:sz="0" w:space="0" w:color="auto"/>
              </w:divBdr>
              <w:divsChild>
                <w:div w:id="209250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603104">
      <w:bodyDiv w:val="1"/>
      <w:marLeft w:val="0"/>
      <w:marRight w:val="0"/>
      <w:marTop w:val="0"/>
      <w:marBottom w:val="0"/>
      <w:divBdr>
        <w:top w:val="none" w:sz="0" w:space="0" w:color="auto"/>
        <w:left w:val="none" w:sz="0" w:space="0" w:color="auto"/>
        <w:bottom w:val="none" w:sz="0" w:space="0" w:color="auto"/>
        <w:right w:val="none" w:sz="0" w:space="0" w:color="auto"/>
      </w:divBdr>
    </w:div>
    <w:div w:id="1770615508">
      <w:bodyDiv w:val="1"/>
      <w:marLeft w:val="0"/>
      <w:marRight w:val="0"/>
      <w:marTop w:val="0"/>
      <w:marBottom w:val="0"/>
      <w:divBdr>
        <w:top w:val="none" w:sz="0" w:space="0" w:color="auto"/>
        <w:left w:val="none" w:sz="0" w:space="0" w:color="auto"/>
        <w:bottom w:val="none" w:sz="0" w:space="0" w:color="auto"/>
        <w:right w:val="none" w:sz="0" w:space="0" w:color="auto"/>
      </w:divBdr>
    </w:div>
    <w:div w:id="1772626787">
      <w:bodyDiv w:val="1"/>
      <w:marLeft w:val="0"/>
      <w:marRight w:val="0"/>
      <w:marTop w:val="0"/>
      <w:marBottom w:val="0"/>
      <w:divBdr>
        <w:top w:val="none" w:sz="0" w:space="0" w:color="auto"/>
        <w:left w:val="none" w:sz="0" w:space="0" w:color="auto"/>
        <w:bottom w:val="none" w:sz="0" w:space="0" w:color="auto"/>
        <w:right w:val="none" w:sz="0" w:space="0" w:color="auto"/>
      </w:divBdr>
    </w:div>
    <w:div w:id="1925918648">
      <w:bodyDiv w:val="1"/>
      <w:marLeft w:val="0"/>
      <w:marRight w:val="0"/>
      <w:marTop w:val="0"/>
      <w:marBottom w:val="0"/>
      <w:divBdr>
        <w:top w:val="none" w:sz="0" w:space="0" w:color="auto"/>
        <w:left w:val="none" w:sz="0" w:space="0" w:color="auto"/>
        <w:bottom w:val="none" w:sz="0" w:space="0" w:color="auto"/>
        <w:right w:val="none" w:sz="0" w:space="0" w:color="auto"/>
      </w:divBdr>
    </w:div>
    <w:div w:id="1936745649">
      <w:bodyDiv w:val="1"/>
      <w:marLeft w:val="0"/>
      <w:marRight w:val="0"/>
      <w:marTop w:val="0"/>
      <w:marBottom w:val="0"/>
      <w:divBdr>
        <w:top w:val="none" w:sz="0" w:space="0" w:color="auto"/>
        <w:left w:val="none" w:sz="0" w:space="0" w:color="auto"/>
        <w:bottom w:val="none" w:sz="0" w:space="0" w:color="auto"/>
        <w:right w:val="none" w:sz="0" w:space="0" w:color="auto"/>
      </w:divBdr>
      <w:divsChild>
        <w:div w:id="637994314">
          <w:marLeft w:val="0"/>
          <w:marRight w:val="0"/>
          <w:marTop w:val="0"/>
          <w:marBottom w:val="0"/>
          <w:divBdr>
            <w:top w:val="none" w:sz="0" w:space="0" w:color="auto"/>
            <w:left w:val="none" w:sz="0" w:space="0" w:color="auto"/>
            <w:bottom w:val="none" w:sz="0" w:space="0" w:color="auto"/>
            <w:right w:val="none" w:sz="0" w:space="0" w:color="auto"/>
          </w:divBdr>
          <w:divsChild>
            <w:div w:id="1638796109">
              <w:marLeft w:val="0"/>
              <w:marRight w:val="0"/>
              <w:marTop w:val="0"/>
              <w:marBottom w:val="0"/>
              <w:divBdr>
                <w:top w:val="none" w:sz="0" w:space="0" w:color="auto"/>
                <w:left w:val="none" w:sz="0" w:space="0" w:color="auto"/>
                <w:bottom w:val="none" w:sz="0" w:space="0" w:color="auto"/>
                <w:right w:val="none" w:sz="0" w:space="0" w:color="auto"/>
              </w:divBdr>
              <w:divsChild>
                <w:div w:id="167899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file:////Users/marcpalomercadenas/Desktop/TFG/TFG/TFG.docx" TargetMode="External"/><Relationship Id="rId18" Type="http://schemas.openxmlformats.org/officeDocument/2006/relationships/image" Target="media/image5.jp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image" Target="media/image23.png"/><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image" Target="media/image18.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file:////Users/marcpalomercadenas/Desktop/TFG/TFG/TFG.docx" TargetMode="Externa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EFEBD2B-5812-F243-ADBE-006AB95DC09C}">
  <we:reference id="f78a3046-9e99-4300-aa2b-5814002b01a2" version="1.35.0.0" store="EXCatalog" storeType="EXCatalog"/>
  <we:alternateReferences>
    <we:reference id="WA104382081" version="1.35.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ksj</b:Tag>
    <b:SourceType>Book</b:SourceType>
    <b:Guid>{C166868C-CDB0-CE4A-9A3C-F85091E6B4BE}</b:Guid>
    <b:Author>
      <b:Author>
        <b:NameList>
          <b:Person>
            <b:Last>ksjdc</b:Last>
          </b:Person>
        </b:NameList>
      </b:Author>
    </b:Author>
    <b:Title>akfjvbakjv</b:Title>
    <b:City>awl</b:City>
    <b:RefOrder>11</b:RefOrder>
  </b:Source>
  <b:Source>
    <b:Tag>Matle</b:Tag>
    <b:SourceType>Book</b:SourceType>
    <b:Guid>{B1342760-1221-A44A-8B15-ABBF0C94408A}</b:Guid>
    <b:Author>
      <b:Author>
        <b:NameList>
          <b:Person>
            <b:Last>Mathur S</b:Last>
            <b:First>Patel</b:First>
            <b:Middle>J, Goldstein S, et al.</b:Middle>
          </b:Person>
        </b:NameList>
      </b:Author>
    </b:Author>
    <b:Title>Bispectral Index.</b:Title>
    <b:City>StatPearls [Internet]. Treasure Island (FL)</b:City>
    <b:Publisher>StatPearls Publishing; </b:Publisher>
    <b:Year>2021 Jan-. Available</b:Year>
    <b:RefOrder>1</b:RefOrder>
  </b:Source>
  <b:Source>
    <b:Tag>Sid21</b:Tag>
    <b:SourceType>DocumentFromInternetSite</b:SourceType>
    <b:Guid>{717A0154-CEF9-9A4B-B90D-15225AC6248A}</b:Guid>
    <b:LCID>en-GB</b:LCID>
    <b:Author>
      <b:Author>
        <b:NameList>
          <b:Person>
            <b:Last>Siddiqui BA</b:Last>
            <b:First>Kim</b:First>
            <b:Middle>PY.</b:Middle>
          </b:Person>
        </b:NameList>
      </b:Author>
    </b:Author>
    <b:Title>Anesthesia Stages.</b:Title>
    <b:Publisher>Treasure Island (FL): StatPearls Publishing; </b:Publisher>
    <b:Year>2021</b:Year>
    <b:InternetSiteTitle>NCBI</b:InternetSiteTitle>
    <b:URL>https://www.ncbi.nlm.nih.gov/books/NBK557596/</b:URL>
    <b:Month>January</b:Month>
    <b:RefOrder>3</b:RefOrder>
  </b:Source>
  <b:Source>
    <b:Tag>Eme10</b:Tag>
    <b:SourceType>Report</b:SourceType>
    <b:Guid>{85F45774-EA2D-BE42-A61C-31BCB7F800C4}</b:Guid>
    <b:Author>
      <b:Author>
        <b:NameList>
          <b:Person>
            <b:Last>Emery N. Brown</b:Last>
            <b:First>M.D.,</b:First>
            <b:Middle>Ph.D., Ralph Lydic, Ph.D., and Nicholas D. Schiff, M.D</b:Middle>
          </b:Person>
        </b:NameList>
      </b:Author>
    </b:Author>
    <b:Title>General Anesthesia, Sleep, and Coma</b:Title>
    <b:InternetSiteTitle>NCBI</b:InternetSiteTitle>
    <b:URL>https://www.ncbi.nlm.nih.gov/pmc/articles/PMC3162622/#R10</b:URL>
    <b:Year>2010</b:Year>
    <b:Publisher>NIH</b:Publisher>
    <b:RefOrder>4</b:RefOrder>
  </b:Source>
  <b:Source>
    <b:Tag>Khu13</b:Tag>
    <b:SourceType>BookSection</b:SourceType>
    <b:Guid>{2F21D958-99B6-8740-96FA-0CE89870CEDB}</b:Guid>
    <b:Author>
      <b:Author>
        <b:NameList>
          <b:Person>
            <b:Last>Khurram Saleem Khan</b:Last>
            <b:First>FCAI</b:First>
            <b:Middle>FJFICMI, Ivan Hayes, FCAI FJFICMANZ, Donal J Buggy</b:Middle>
          </b:Person>
        </b:NameList>
      </b:Author>
    </b:Author>
    <b:Title>Pharmacology of anaesthetic agents I: intravenous anaesthetic agents</b:Title>
    <b:Year>Sept. 2013</b:Year>
    <b:BookTitle>Continuing Education in Anaesthesia Critical Care &amp; Pain</b:BookTitle>
    <b:Pages>100-105</b:Pages>
    <b:RefOrder>5</b:RefOrder>
  </b:Source>
  <b:Source>
    <b:Tag>Gua05</b:Tag>
    <b:SourceType>JournalArticle</b:SourceType>
    <b:Guid>{BB35ED00-CAEB-BA4E-A190-0EB8096765F0}</b:Guid>
    <b:Author>
      <b:Author>
        <b:NameList>
          <b:Person>
            <b:Last>Guarracino F</b:Last>
            <b:First>Lapolla</b:First>
            <b:Middle>F, Cariello C, Danella A, Doroni L, Baldassarri R, Boldrini A</b:Middle>
          </b:Person>
        </b:NameList>
      </b:Author>
    </b:Author>
    <b:Title>Target controlled infusion: TCI.</b:Title>
    <b:Year>2005</b:Year>
    <b:JournalName>EDIZIONI MINERVA MEDICA</b:JournalName>
    <b:RefOrder>6</b:RefOrder>
  </b:Source>
  <b:Source>
    <b:Tag>Seb04</b:Tag>
    <b:SourceType>InternetSite</b:SourceType>
    <b:Guid>{B51C219D-544F-7D4A-AEDC-12CDFFF2BD55}</b:Guid>
    <b:Title>The incidence of awareness during anesthesia: a multicenter United States study</b:Title>
    <b:Year>Anesth Analg. 2004</b:Year>
    <b:Author>
      <b:Author>
        <b:NameList>
          <b:Person>
            <b:Last>Sebel PS</b:Last>
            <b:First>Bowdle</b:First>
            <b:Middle>TA, Ghoneim MM, Rampil IJ, Padilla RE, Gan TJ, Domino KB</b:Middle>
          </b:Person>
        </b:NameList>
      </b:Author>
    </b:Author>
    <b:InternetSiteTitle>PubMed</b:InternetSiteTitle>
    <b:URL>https://pubmed.ncbi.nlm.nih.gov/15333419/</b:URL>
    <b:RefOrder>10</b:RefOrder>
  </b:Source>
  <b:Source>
    <b:Tag>Smiry</b:Tag>
    <b:SourceType>Report</b:SourceType>
    <b:Guid>{113C740F-6978-4848-A902-219DA0A5CABF}</b:Guid>
    <b:Title>General Anesthesia for Surgeons.</b:Title>
    <b:Year>2021</b:Year>
    <b:Author>
      <b:Author>
        <b:NameList>
          <b:Person>
            <b:Last>Smith G</b:Last>
            <b:First>D'Cruz</b:First>
            <b:Middle>JR, Rondeau B, et al.</b:Middle>
          </b:Person>
        </b:NameList>
      </b:Author>
    </b:Author>
    <b:Publisher>StatPearls. Treasure Island (FL): StatPearls Publishing;</b:Publisher>
    <b:RefOrder>2</b:RefOrder>
  </b:Source>
  <b:Source>
    <b:Tag>Gua051</b:Tag>
    <b:SourceType>Report</b:SourceType>
    <b:Guid>{EE0BD0A7-6948-A544-92A4-21960B365F3C}</b:Guid>
    <b:Author>
      <b:Author>
        <b:NameList>
          <b:Person>
            <b:Last>Guarracino F</b:Last>
            <b:First>Lapolla</b:First>
            <b:Middle>F, Cariello C, Danella A, Doroni L, Baldassarri R, Boldrini A</b:Middle>
          </b:Person>
        </b:NameList>
      </b:Author>
    </b:Author>
    <b:Title>Target controlled infusion: TCI.</b:Title>
    <b:Publisher>Minerva Anestesiol. </b:Publisher>
    <b:Year>2005</b:Year>
    <b:RefOrder>8</b:RefOrder>
  </b:Source>
  <b:Source>
    <b:Tag>Tot18</b:Tag>
    <b:SourceType>Report</b:SourceType>
    <b:Guid>{9927240B-CD33-A84D-A65A-95D6B8B57EDD}</b:Guid>
    <b:Title>Total Intravenous Anesthesia (Tiva)- A Brief Review.</b:Title>
    <b:Publisher>Pharma Sci Analytical Res J.</b:Publisher>
    <b:Year>2018</b:Year>
    <b:RefOrder>7</b:RefOrder>
  </b:Source>
  <b:Source>
    <b:Tag>Mer03</b:Tag>
    <b:SourceType>Report</b:SourceType>
    <b:Guid>{CD60ED06-AA79-9642-AD7A-BED1C0CA12AD}</b:Guid>
    <b:Author>
      <b:Author>
        <b:NameList>
          <b:Person>
            <b:Last>Mertens MJ</b:Last>
            <b:First>Olofsen</b:First>
            <b:Middle>E, Engbers FH, Burm AG, Bovill JG, Vuyk</b:Middle>
          </b:Person>
        </b:NameList>
      </b:Author>
    </b:Author>
    <b:Title>Propofol reduces perioperative remifentanil requirements in a synergistic manner: response surface modeling of perioperative remifentanil-propofol interactions.</b:Title>
    <b:Publisher>Anesthesiology</b:Publisher>
    <b:Year>2003</b:Year>
    <b:RefOrder>9</b:RefOrder>
  </b:Source>
  <b:Source>
    <b:Tag>Jas03</b:Tag>
    <b:SourceType>Report</b:SourceType>
    <b:Guid>{F7221CCB-472F-D84E-89CC-20A77F27BEC4}</b:Guid>
    <b:Author>
      <b:Author>
        <b:NameList>
          <b:Person>
            <b:Last>Jason A. Campagna</b:Last>
            <b:First>M.D.,</b:First>
            <b:Middle>Ph.D., Keith W. Miller, D.Phil., and Stuart A. Forman, M.D., Ph.D.</b:Middle>
          </b:Person>
        </b:NameList>
      </b:Author>
    </b:Author>
    <b:Title>Mechanisms of Actions of Inhaled Anesthetics </b:Title>
    <b:Publisher>N Engl J Med </b:Publisher>
    <b:Year>2003</b:Year>
    <b:RefOrder>7</b:RefOrder>
  </b:Source>
  <b:Source>
    <b:Tag>Hug10</b:Tag>
    <b:SourceType>Report</b:SourceType>
    <b:Guid>{AA387A6E-C344-7F47-A793-83DD5629C02C}</b:Guid>
    <b:Author>
      <b:Author>
        <b:NameList>
          <b:Person>
            <b:Last>Hemmings HC Jr</b:Last>
            <b:First>Akabas</b:First>
            <b:Middle>MH, Goldstein PA, Trudell JR, Orser BA, Harrison NL.</b:Middle>
          </b:Person>
        </b:NameList>
      </b:Author>
    </b:Author>
    <b:Title>Emerging molecular mechanisms of general anesthetic action</b:Title>
    <b:Publisher>Trends in pharmacological sciences</b:Publisher>
    <b:Year>(2005)</b:Year>
    <b:RefOrder>8</b:RefOrder>
  </b:Source>
  <b:Source>
    <b:Tag>Hem05</b:Tag>
    <b:SourceType>Report</b:SourceType>
    <b:Guid>{94A87D8D-E00D-6647-920E-9E2A6318D736}</b:Guid>
    <b:Author>
      <b:Author>
        <b:NameList>
          <b:Person>
            <b:Last>Hemmings HC Jr</b:Last>
            <b:First>Akabas</b:First>
            <b:Middle>MH, Goldstein PA, Trudell JR, Orser BA, Harrison NL.</b:Middle>
          </b:Person>
        </b:NameList>
      </b:Author>
    </b:Author>
    <b:Title>Emerging molecular mechanisms of general anesthetic action.</b:Title>
    <b:Publisher>Trends Pharmacol Sci.</b:Publisher>
    <b:Year>2005</b:Year>
    <b:RefOrder>9</b:RefOrder>
  </b:Source>
  <b:Source>
    <b:Tag>Sri20</b:Tag>
    <b:SourceType>Report</b:SourceType>
    <b:Guid>{5758D42E-DDC5-0548-92FC-5DBC01A64839}</b:Guid>
    <b:Author>
      <b:Author>
        <b:NameList>
          <b:Person>
            <b:Last>Srinivasa N Raja</b:Last>
            <b:First>Daniel</b:First>
            <b:Middle>B Carr , Milton Cohen , Nanna B Finnerup , Herta Flor , Stephen Gibson , Francis J Keefe , Jeffrey S Mogil , Matthias Ringkamp , Kathleen A Sluka , Xue-Jun Song , Bonnie Stevens , Mark D Sullivan , Perri R Tut</b:Middle>
          </b:Person>
        </b:NameList>
      </b:Author>
    </b:Author>
    <b:Title>The revised International Association for the Study of Pain definition of pain: concepts, challenges, and compromises</b:Title>
    <b:Publisher>nternational Association for the Study of Pain.</b:Publisher>
    <b:Year>2020</b:Year>
    <b:RefOrder>10</b:RefOrder>
  </b:Source>
  <b:Source>
    <b:Tag>Rob09</b:Tag>
    <b:SourceType>Report</b:SourceType>
    <b:Guid>{7D6BAC65-F759-994D-83A6-1F863E27A1BE}</b:Guid>
    <b:Author>
      <b:Author>
        <b:NameList>
          <b:Person>
            <b:Last>Robert A. Veselis</b:Last>
            <b:First>M.D.</b:First>
            <b:Middle>[Professor]1,2, Kane O. Pryor, M.D. [Assistant Professor]2,1, Ruth A. Reinsel, Ph.D. [Assistant Attending Psychologist]1, Yuelin Li, Ph.D. [Assistant Attending Behavioral Scientist]3, Meghana Mehta, M.S. [Programmer Analyst]1, and</b:Middle>
          </b:Person>
        </b:NameList>
      </b:Author>
    </b:Author>
    <b:Title>Propofol and midazolam inhibit conscious memory processes very soon after encoding: An event related potential study of familiarity and recollection in volunteers</b:Title>
    <b:Year>2009</b:Year>
    <b:RefOrder>11</b:RefOrder>
  </b:Source>
  <b:Source>
    <b:Tag>Rob091</b:Tag>
    <b:SourceType>Report</b:SourceType>
    <b:Guid>{AC518B2A-8836-514D-BEF1-7B76465492B8}</b:Guid>
    <b:Author>
      <b:Author>
        <b:NameList>
          <b:Person>
            <b:Last>Robert A. Veselis</b:Last>
            <b:First>M.D.</b:First>
            <b:Middle>[Professor]1,2, Kane O. Pryor, M.D. [Assistant Professor]2,1, Ruth A. Reinsel, Ph.D. [Assistant Attending Psychologist]1, Yuelin Li, Ph.D. [Assistant Attending Behavioral Scientist]3, Meghana Mehta, M.S. [Programmer Analyst]1, and</b:Middle>
          </b:Person>
        </b:NameList>
      </b:Author>
    </b:Author>
    <b:Title>Propofol and midazolam inhibit conscious memory processes very soon after encoding: An event related potential study of familiarity and recollection in volunteers</b:Title>
    <b:Publisher>Anaesthesiology</b:Publisher>
    <b:Year>2009</b:Year>
    <b:RefOrder>12</b:RefOrder>
  </b:Source>
  <b:Source>
    <b:Tag>Ram21</b:Tag>
    <b:SourceType>Report</b:SourceType>
    <b:Guid>{7916FEA4-B679-094B-B94E-5267EB2A96DD}</b:Guid>
    <b:Author>
      <b:Author>
        <b:NameList>
          <b:Person>
            <b:Last>Ramakrishnan S</b:Last>
            <b:First>De</b:First>
            <b:Middle>Jesus O.</b:Middle>
          </b:Person>
        </b:NameList>
      </b:Author>
    </b:Author>
    <b:Title>Akinesia</b:Title>
    <b:Publisher>StatPearls Publishing, Treasure Island (FL)</b:Publisher>
    <b:Year>2021</b:Year>
    <b:RefOrder>13</b:RefOrder>
  </b:Source>
  <b:Source>
    <b:Tag>DrG17</b:Tag>
    <b:SourceType>Report</b:SourceType>
    <b:Guid>{CB5F307A-578F-3847-9450-174DC255667C}</b:Guid>
    <b:Title>Pharmacokinetics of TIVA/TCI</b:Title>
    <b:Year>2017</b:Year>
    <b:Author>
      <b:Author>
        <b:NameList>
          <b:Person>
            <b:Last>Wilson</b:Last>
            <b:First>Dr</b:First>
            <b:Middle>Graeme</b:Middle>
          </b:Person>
        </b:NameList>
      </b:Author>
    </b:Author>
    <b:Publisher>UCT Department of Anaesthesia &amp; Perioperative Medicine</b:Publisher>
    <b:RefOrder>15</b:RefOrder>
  </b:Source>
  <b:Source>
    <b:Tag>Bri191</b:Tag>
    <b:SourceType>Report</b:SourceType>
    <b:Guid>{F981E93D-1B0B-F741-933B-68C71E7AB946}</b:Guid>
    <b:Author>
      <b:Author>
        <b:NameList>
          <b:Person>
            <b:Last>Brian J.Anderson</b:Last>
            <b:First>James</b:First>
            <b:Middle>Houghton</b:Middle>
          </b:Person>
        </b:NameList>
      </b:Author>
    </b:Author>
    <b:Title>Total Intravenous Anesthesia and Target-Controlled Infusion</b:Title>
    <b:Year>2019</b:Year>
    <b:RefOrder>17</b:RefOrder>
  </b:Source>
  <b:Source>
    <b:Tag>Roo14</b:Tag>
    <b:SourceType>Report</b:SourceType>
    <b:Guid>{A83BEDB0-AD2E-6744-A752-824E33F24553}</b:Guid>
    <b:Author>
      <b:Author>
        <b:NameList>
          <b:Person>
            <b:Last>Roop Kaw</b:Last>
            <b:First>MDa,*,</b:First>
            <b:Middle>Maged Argalious, MD, MBAb,Loutfi Aboussouan, MDb, Frances Chung, MBBS</b:Middle>
          </b:Person>
        </b:NameList>
      </b:Author>
    </b:Author>
    <b:Title>Obesity Hypoventilation Syndrome and Anesthesia Considerations</b:Title>
    <b:Year>2014</b:Year>
    <b:RefOrder>19</b:RefOrder>
  </b:Source>
  <b:Source>
    <b:Tag>Fol21</b:Tag>
    <b:SourceType>Report</b:SourceType>
    <b:Guid>{BC4B7F9A-CB65-7B4B-85DD-3B3AB400F53D}</b:Guid>
    <b:Author>
      <b:Author>
        <b:NameList>
          <b:Person>
            <b:Last>Folino TB</b:Last>
            <b:First>Muco</b:First>
            <b:Middle>E, Safadi AO, et al.</b:Middle>
          </b:Person>
        </b:NameList>
      </b:Author>
    </b:Author>
    <b:Title>Propophol</b:Title>
    <b:Publisher>Treasure Island (FL): StatPearls Publishing;</b:Publisher>
    <b:Year>2021</b:Year>
    <b:RefOrder>20</b:RefOrder>
  </b:Source>
  <b:Source>
    <b:Tag>Pat15</b:Tag>
    <b:SourceType>Report</b:SourceType>
    <b:Guid>{C55301E9-24C9-5342-AD19-F369BD6ADDF1}</b:Guid>
    <b:Author>
      <b:Author>
        <b:NameList>
          <b:Person>
            <b:Last>Patrick L. Purdon</b:Last>
            <b:First>Aaron</b:First>
            <b:Middle>Sampson, Kara J. Pavone, Emery N. Brown</b:Middle>
          </b:Person>
        </b:NameList>
      </b:Author>
    </b:Author>
    <b:Title>Clinical Electroencephalography for Anesthesiologists: Part I: Background and Basic Signatures.</b:Title>
    <b:Publisher>Anesthesiology</b:Publisher>
    <b:Year>2015</b:Year>
    <b:RefOrder>21</b:RefOrder>
  </b:Source>
  <b:Source>
    <b:Tag>PGu</b:Tag>
    <b:SourceType>Report</b:SourceType>
    <b:Guid>{8161737D-0C71-3942-8B79-40DF71B42DD7}</b:Guid>
    <b:Author>
      <b:Author>
        <b:NameList>
          <b:Person>
            <b:Last>P. Guldenmund</b:Last>
            <b:First>I.S.</b:First>
            <b:Middle>Gantner, K. Baquero, T. Das, A. Demertzi, P. Boveroux</b:Middle>
          </b:Person>
        </b:NameList>
      </b:Author>
    </b:Author>
    <b:Title>Propofol-Induced Frontal Cortex Disconnection: A Study of Resting-State Networks, Total Brain Connectivity, and Mean BOLD Signal Oscillation Frequencies</b:Title>
    <b:Year>2015</b:Year>
    <b:RefOrder>22</b:RefOrder>
  </b:Source>
  <b:Source xmlns:b="http://schemas.openxmlformats.org/officeDocument/2006/bibliography">
    <b:Tag>ohn13</b:Tag>
    <b:SourceType>Report</b:SourceType>
    <b:Guid>{BAC2661D-6ECC-C442-8046-5B486DA0EFF7}</b:Guid>
    <b:Author>
      <b:Author>
        <b:NameList>
          <b:Person>
            <b:Last>Butterworth</b:Last>
            <b:First>ohn</b:First>
            <b:Middle>F.</b:Middle>
          </b:Person>
        </b:NameList>
      </b:Author>
    </b:Author>
    <b:Title>Neuromuscular Blocking Agents. </b:Title>
    <b:Publisher>McGraw Hill</b:Publisher>
    <b:Year>2013</b:Year>
    <b:RefOrder>23</b:RefOrder>
  </b:Source>
  <b:Source>
    <b:Tag>Mar</b:Tag>
    <b:SourceType>InternetSite</b:SourceType>
    <b:Guid>{B31F754A-DB6A-F54E-A907-6A94957D66E3}</b:Guid>
    <b:Author>
      <b:Author>
        <b:NameList>
          <b:Person>
            <b:Last>Marieke Kruidering-Hall</b:Last>
            <b:First>PhD,&amp;</b:First>
            <b:Middle>Lundy Campbell, MD*</b:Middle>
          </b:Person>
        </b:NameList>
      </b:Author>
    </b:Author>
    <b:Title>Skeletal Muscle Relaxants</b:Title>
    <b:URL>https://basicmedicalkey.com/skeletal-muscle-relaxants/</b:URL>
    <b:Year>2016</b:Year>
    <b:RefOrder>24</b:RefOrder>
  </b:Source>
  <b:Source>
    <b:Tag>Neu</b:Tag>
    <b:SourceType>InternetSite</b:SourceType>
    <b:Guid>{311630D4-F819-9D45-B87A-B748217C6C1B}</b:Guid>
    <b:Title>Wikipedia</b:Title>
    <b:Author>
      <b:Author>
        <b:NameList>
          <b:Person>
            <b:First>Neuromuscular blocking agents</b:First>
          </b:Person>
        </b:NameList>
      </b:Author>
    </b:Author>
    <b:URL>https://en.wikipedia.org/wiki/Neuromuscular-blocking_drug#Non-depolarizing_blocking_agents</b:URL>
    <b:Year>2021</b:Year>
    <b:RefOrder>25</b:RefOrder>
  </b:Source>
  <b:Source>
    <b:Tag>Joa20</b:Tag>
    <b:SourceType>Report</b:SourceType>
    <b:Guid>{A10EF76D-49C1-704A-A8AB-03860F513512}</b:Guid>
    <b:Author>
      <b:Author>
        <b:NameList>
          <b:Person>
            <b:Last>Altès</b:Last>
            <b:First>Joan</b:First>
          </b:Person>
        </b:NameList>
      </b:Author>
    </b:Author>
    <b:Title>Machine learning prediction of adverse events in anaesthesia after laryngeal mask airway insertion</b:Title>
    <b:Year>2020</b:Year>
    <b:RefOrder>26</b:RefOrder>
  </b:Source>
  <b:Source>
    <b:Tag>Yas21</b:Tag>
    <b:SourceType>Report</b:SourceType>
    <b:Guid>{FE281BE2-F4D0-F442-9ECF-D79203774546}</b:Guid>
    <b:Title>Electrocardiogram </b:Title>
    <b:Year>2021</b:Year>
    <b:Author>
      <b:Author>
        <b:NameList>
          <b:Person>
            <b:Last>Yasar Sattar</b:Last>
            <b:First>Lovely</b:First>
            <b:Middle>Chhabra.</b:Middle>
          </b:Person>
        </b:NameList>
      </b:Author>
    </b:Author>
    <b:Publisher>Treasure Island (FL): StatPearls Publishing; </b:Publisher>
    <b:RefOrder>27</b:RefOrder>
  </b:Source>
  <b:Source>
    <b:Tag>Mat09</b:Tag>
    <b:SourceType>Report</b:SourceType>
    <b:Guid>{724299CC-8A9C-424C-9093-31F38D5173E2}</b:Guid>
    <b:Author>
      <b:Author>
        <b:NameList>
          <b:Person>
            <b:Last>Jeanne</b:Last>
            <b:First>Mathieu</b:First>
          </b:Person>
        </b:NameList>
      </b:Author>
    </b:Author>
    <b:Title>Heart rate variability during total intravenous anesthesia: effects of nociception and analgesia</b:Title>
    <b:Publisher>Autonomic Neuroscience</b:Publisher>
    <b:Year>2009</b:Year>
    <b:RefOrder>28</b:RefOrder>
  </b:Source>
  <b:Source>
    <b:Tag>Gbe10</b:Tag>
    <b:SourceType>Report</b:SourceType>
    <b:Guid>{61295F37-F377-F645-AC55-1DC031FF6B97}</b:Guid>
    <b:Author>
      <b:Author>
        <b:NameList>
          <b:Person>
            <b:Last>Gbenga Ogedegbe</b:Last>
            <b:First>MD</b:First>
            <b:Middle>and Thomas Pickering, MD</b:Middle>
          </b:Person>
        </b:NameList>
      </b:Author>
    </b:Author>
    <b:Title>Principles and techniques of blood pressure measurement </b:Title>
    <b:Publisher>Cardiology clinics, vol 28</b:Publisher>
    <b:Year>2010</b:Year>
    <b:RefOrder>29</b:RefOrder>
  </b:Source>
  <b:Source>
    <b:Tag>Kla</b:Tag>
    <b:SourceType>Report</b:SourceType>
    <b:Guid>{486870F9-F4AD-4E41-B83B-A9A5C2F7ABAA}</b:Guid>
    <b:Author>
      <b:Author>
        <b:NameList>
          <b:Person>
            <b:Last>Torp</b:Last>
            <b:First>Klaus</b:First>
            <b:Middle>D.</b:Middle>
          </b:Person>
          <b:Person>
            <b:Last>Modi</b:Last>
            <b:First>Pranav</b:First>
          </b:Person>
          <b:Person>
            <b:Last>Simon.</b:Last>
            <b:First>Leslie</b:First>
            <b:Middle>V.</b:Middle>
          </b:Person>
        </b:NameList>
      </b:Author>
    </b:Author>
    <b:Title>Pulse oximetry</b:Title>
    <b:Publisher>StatPearls Publishing LLC.</b:Publisher>
    <b:Year>2021</b:Year>
    <b:RefOrder>30</b:RefOrder>
  </b:Source>
  <b:Source>
    <b:Tag>Niran</b:Tag>
    <b:SourceType>Report</b:SourceType>
    <b:Guid>{C7DD9FA8-5EB8-DE45-9266-5C1550038520}</b:Guid>
    <b:Author>
      <b:Author>
        <b:NameList>
          <b:Person>
            <b:Last>Pandya</b:Last>
            <b:First>Nirzari</b:First>
            <b:Middle>K.</b:Middle>
          </b:Person>
          <b:Person>
            <b:Last>Sharma.</b:Last>
            <b:First>Sandeep</b:First>
          </b:Person>
        </b:NameList>
      </b:Author>
    </b:Author>
    <b:Title>Capnography And Pulse Oximetry</b:Title>
    <b:Publisher>StatPearls [Internet]. Treasure Island (FL): StatPearls Publishing;</b:Publisher>
    <b:Year>2021</b:Year>
    <b:RefOrder>31</b:RefOrder>
  </b:Source>
  <b:Source>
    <b:Tag>Pat151</b:Tag>
    <b:SourceType>Report</b:SourceType>
    <b:Guid>{17D14EDC-6773-3C46-A762-5ABB1B7325B9}</b:Guid>
    <b:Title>Electroencephalography for Anesthesiologists: Part I: Background and Basic Signatures.</b:Title>
    <b:Publisher>Anesthesiology</b:Publisher>
    <b:Year>2015</b:Year>
    <b:Author>
      <b:Author>
        <b:NameList>
          <b:Person>
            <b:Last>Patrick L. Purdon</b:Last>
            <b:First>Aaron</b:First>
            <b:Middle>Sampson, Kara J. Pavone, Emery N. Brown</b:Middle>
          </b:Person>
        </b:NameList>
      </b:Author>
    </b:Author>
    <b:RefOrder>32</b:RefOrder>
  </b:Source>
  <b:Source>
    <b:Tag>Maa03</b:Tag>
    <b:SourceType>Report</b:SourceType>
    <b:Guid>{2C60011F-092E-F948-92D2-1B72BED791F8}</b:Guid>
    <b:Author>
      <b:Author>
        <b:NameList>
          <b:Person>
            <b:Last>Shaker</b:Last>
            <b:First>Maan</b:First>
            <b:Middle>M.</b:Middle>
          </b:Person>
        </b:NameList>
      </b:Author>
    </b:Author>
    <b:Title>EEG Waves Classifier using Wavelet Transform and Fourier Transform </b:Title>
    <b:Publisher>World Academy of Science, Engineering and Technology 3</b:Publisher>
    <b:Year>2003</b:Year>
    <b:RefOrder>33</b:RefOrder>
  </b:Source>
  <b:Source>
    <b:Tag>Careb</b:Tag>
    <b:SourceType>Report</b:SourceType>
    <b:Guid>{37347ECE-E4CD-E745-BB62-AD304E240D58}</b:Guid>
    <b:Author>
      <b:Author>
        <b:NameList>
          <b:Person>
            <b:Last>Carlos Rogério Degrandi Oliveira</b:Last>
            <b:First>Wanderley</b:First>
            <b:Middle>Marques Bernardo , Victor Moisés Nunes</b:Middle>
          </b:Person>
        </b:NameList>
      </b:Author>
    </b:Author>
    <b:Title>Benefit of general anesthesia monitored by bispectral index compared with monitoring guided only by clinical parameters. Systematic review and meta-analysis</b:Title>
    <b:Publisher>Braz J Anesthesiol. </b:Publisher>
    <b:Year>2017 Jan-Feb</b:Year>
    <b:RefOrder>34</b:RefOrder>
  </b:Source>
  <b:Source>
    <b:Tag>Leo19</b:Tag>
    <b:SourceType>InternetSite</b:SourceType>
    <b:Guid>{5F0774A2-B73E-5748-93F6-1DE3A094821C}</b:Guid>
    <b:Title>pospeev.com</b:Title>
    <b:Year>2019</b:Year>
    <b:Author>
      <b:Author>
        <b:NameList>
          <b:Person>
            <b:Last>Pospeev</b:Last>
            <b:First>Leonid</b:First>
          </b:Person>
        </b:NameList>
      </b:Author>
    </b:Author>
    <b:URL>https://www.pospeev.com/post/types-of-mathematical-models</b:URL>
    <b:Month>October</b:Month>
    <b:Day>15</b:Day>
    <b:RefOrder>35</b:RefOrder>
  </b:Source>
  <b:Source>
    <b:Tag>SRI21</b:Tag>
    <b:SourceType>InternetSite</b:SourceType>
    <b:Guid>{A1BB2DDF-A9A1-C348-AC91-62491EA2F618}</b:Guid>
    <b:Author>
      <b:Author>
        <b:NameList>
          <b:Person>
            <b:Last>Parthasarathy</b:Last>
            <b:First>Sriram</b:First>
          </b:Person>
        </b:NameList>
      </b:Author>
    </b:Author>
    <b:Title>logianalytics.com</b:Title>
    <b:URL>https://www.logianalytics.com/predictive-analytics/what-is-predictive-analytics/</b:URL>
    <b:Year>2021</b:Year>
    <b:Month>September</b:Month>
    <b:Day>16</b:Day>
    <b:RefOrder>36</b:RefOrder>
  </b:Source>
  <b:Source>
    <b:Tag>Pus</b:Tag>
    <b:SourceType>BookSection</b:SourceType>
    <b:Guid>{11353686-D42F-9B48-AECB-CC186384C889}</b:Guid>
    <b:Title>Chapter 5 - Diagnosing of disease using machine learning. Subchapter 5.6.1. Support vector machine (SVM)</b:Title>
    <b:Author>
      <b:BookAuthor>
        <b:NameList>
          <b:Person>
            <b:Last>Pushpa Singh</b:Last>
            <b:First>Narendra</b:First>
            <b:Middle>Singh, Krishna Kant Singh, Akansha Singh</b:Middle>
          </b:Person>
        </b:NameList>
      </b:BookAuthor>
      <b:Author>
        <b:NameList>
          <b:Person>
            <b:Last>Pushpa Singh</b:Last>
            <b:First>Narendra</b:First>
            <b:Middle>Singh, Krishna Kant Singh, Akansha Singh</b:Middle>
          </b:Person>
        </b:NameList>
      </b:Author>
    </b:Author>
    <b:BookTitle>Machine Learning and the Internet of Medical Things in Healthcare</b:BookTitle>
    <b:Year>2021</b:Year>
    <b:RefOrder>37</b:RefOrder>
  </b:Source>
  <b:Source>
    <b:Tag>Sid20</b:Tag>
    <b:SourceType>BookSection</b:SourceType>
    <b:Guid>{248C725B-0786-944C-9C9C-7282A6CC4855}</b:Guid>
    <b:Author>
      <b:Author>
        <b:NameList>
          <b:Person>
            <b:Last>Siddharth Misra</b:Last>
            <b:First>Hao</b:First>
            <b:Middle>Li</b:Middle>
          </b:Person>
        </b:NameList>
      </b:Author>
    </b:Author>
    <b:Title>Chapter 9 - Noninvasive fracture characterization based on the classification of sonic wave travel tim. Subchapter 4.1.4. Random forest (RF) classifier</b:Title>
    <b:BookTitle>Machine Learning for Subsurface Characterization</b:BookTitle>
    <b:Publisher>Gulf Professional Publishing,</b:Publisher>
    <b:Year>2020</b:Year>
    <b:Pages>243-287</b:Pages>
    <b:RefOrder>38</b:RefOrder>
  </b:Source>
  <b:Source>
    <b:Tag>Nik21</b:Tag>
    <b:SourceType>InternetSite</b:SourceType>
    <b:Guid>{00CB740D-BFC9-7746-9F91-70EC822CB3AF}</b:Guid>
    <b:Title>A Complete Guide to the Random Forest Algorithm</b:Title>
    <b:Year>2021</b:Year>
    <b:Author>
      <b:Author>
        <b:NameList>
          <b:Person>
            <b:Last>Donges</b:Last>
            <b:First>Niklas</b:First>
          </b:Person>
        </b:NameList>
      </b:Author>
    </b:Author>
    <b:InternetSiteTitle>Built in Beta</b:InternetSiteTitle>
    <b:URL>https://builtin.com/data-science/random-forest-algorithm</b:URL>
    <b:Month>September </b:Month>
    <b:Day>16</b:Day>
    <b:RefOrder>39</b:RefOrder>
  </b:Source>
  <b:Source>
    <b:Tag>Pus211</b:Tag>
    <b:SourceType>BookSection</b:SourceType>
    <b:Guid>{9CE82A7F-EB6D-2A42-B56D-311A3D9163E6}</b:Guid>
    <b:Author>
      <b:Author>
        <b:NameList>
          <b:Person>
            <b:Last>Pushpa Singh</b:Last>
            <b:First>Narendra</b:First>
            <b:Middle>Singh, Krishna Kant Singh, Akansha Singh,</b:Middle>
          </b:Person>
        </b:NameList>
      </b:Author>
    </b:Author>
    <b:Title>Chapter 5 - Diagnosing of disease using machine learning. Subchapter 5.6.2. K-nearest neighbors (KNN)</b:Title>
    <b:BookTitle>Machine Learning and the Internet of Medical Things in Healthcare</b:BookTitle>
    <b:Publisher>Academic press</b:Publisher>
    <b:Year>2021</b:Year>
    <b:RefOrder>40</b:RefOrder>
  </b:Source>
  <b:Source>
    <b:Tag>Pus21</b:Tag>
    <b:SourceType>BookSection</b:SourceType>
    <b:Guid>{C012F5B6-7827-9142-BA91-437B0FC26EA6}</b:Guid>
    <b:Title>Chapter 5 - Diagnosing of disease using machine learning. Subchapter 5.5. Confusion matrix</b:Title>
    <b:Year>2021</b:Year>
    <b:Author>
      <b:Author>
        <b:NameList>
          <b:Person>
            <b:Last>Pushpa Singh</b:Last>
            <b:First>Narendra</b:First>
            <b:Middle>Singh, Krishna KantSingh, Akansha Singh</b:Middle>
          </b:Person>
        </b:NameList>
      </b:Author>
    </b:Author>
    <b:BookTitle>Machine Learning and the Internet of Medical Things in Healthcare</b:BookTitle>
    <b:RefOrder>41</b:RefOrder>
  </b:Source>
  <b:Source>
    <b:Tag>Tav19</b:Tag>
    <b:SourceType>InternetSite</b:SourceType>
    <b:Guid>{9952D0DA-B316-1242-87BE-DCFD7A87FCB9}</b:Guid>
    <b:Author>
      <b:Author>
        <b:Corporate>Tavish Srivastava</b:Corporate>
      </b:Author>
    </b:Author>
    <b:Title>11 Important Model Evaluation Metrics for Machine Learning Everyone should know</b:Title>
    <b:InternetSiteTitle>www.analyticsvidhya.com</b:InternetSiteTitle>
    <b:URL>https://www.analyticsvidhya.com/blog/2019/08/11-important-model-evaluation-error-metrics/#h2_17</b:URL>
    <b:Year>2019</b:Year>
    <b:Month>August</b:Month>
    <b:Day>6</b:Day>
    <b:RefOrder>42</b:RefOrder>
  </b:Source>
  <b:Source>
    <b:Tag>Tom06</b:Tag>
    <b:SourceType>BookSection</b:SourceType>
    <b:Guid>{4C9466B5-C27A-384A-A968-B7134D22015F}</b:Guid>
    <b:Author>
      <b:Author>
        <b:NameList>
          <b:Person>
            <b:Last>Fawcett</b:Last>
            <b:First>Tom</b:First>
          </b:Person>
        </b:NameList>
      </b:Author>
    </b:Author>
    <b:Title>An introduction to ROC analysis,  </b:Title>
    <b:BookTitle>Pattern Recognition Letters</b:BookTitle>
    <b:Year>2006</b:Year>
    <b:RefOrder>43</b:RefOrder>
  </b:Source>
  <b:Source>
    <b:Tag>Jai</b:Tag>
    <b:SourceType>InternetSite</b:SourceType>
    <b:Guid>{60BF605C-7A3A-DC4F-AA4B-F8C07C5C0DCE}</b:Guid>
    <b:Title>The ROC Curve: Unveiled</b:Title>
    <b:Author>
      <b:Author>
        <b:NameList>
          <b:Person>
            <b:Last>Zoronza</b:Last>
            <b:First>Jaime</b:First>
          </b:Person>
        </b:NameList>
      </b:Author>
    </b:Author>
    <b:InternetSiteTitle>towardsdatascience.com</b:InternetSiteTitle>
    <b:URL>https://towardsdatascience.com/the-roc-curve-unveiled-81296e1577b</b:URL>
    <b:RefOrder>44</b:RefOrder>
  </b:Source>
  <b:Source>
    <b:Tag>Patul</b:Tag>
    <b:SourceType>Report</b:SourceType>
    <b:Guid>{3DB8E067-D2D5-9D41-810C-137D509CDAC3}</b:Guid>
    <b:Title>Generalized Prediction of Unconsciousness during Propofol Anesthesia using 3D Convolutional Neural Networks. </b:Title>
    <b:Year>2020 Jul</b:Year>
    <b:Author>
      <b:Author>
        <b:NameList>
          <b:Person>
            <b:Last>Patlatzoglou K</b:Last>
            <b:First>Chennu</b:First>
            <b:Middle>S, Gosseries O, Bonhomme V, Wolff A, Laureys S.</b:Middle>
          </b:Person>
        </b:NameList>
      </b:Author>
    </b:Author>
    <b:Publisher>Biol Soc. </b:Publisher>
    <b:RefOrder>45</b:RefOrder>
  </b:Source>
  <b:Source>
    <b:Tag>Jes21</b:Tag>
    <b:SourceType>Report</b:SourceType>
    <b:Guid>{BDC1076C-EBA3-2C49-A0FE-F946E8596854}</b:Guid>
    <b:Author>
      <b:Author>
        <b:NameList>
          <b:Person>
            <b:Last>Jesus Pujol</b:Last>
            <b:First>Laura</b:First>
            <b:Middle>Blanco-Hinojo, Lluís Gallart, Luís Moltó, Gerard Martínez-Vilavella, Esther Vilà, Susana Pacreu, Irina Adalid, Joan Deus, Víctor Pérez-Sola, and Juan Fernández-Candil</b:Middle>
          </b:Person>
        </b:NameList>
      </b:Author>
    </b:Author>
    <b:Title>Largest scale dissociation of brain activity at propofol- induced loss of consciousness</b:Title>
    <b:Publisher>Sleep  Research Society</b:Publisher>
    <b:Year>2021</b:Year>
    <b:RefOrder>46</b:RefOrder>
  </b:Source>
  <b:Source>
    <b:Tag>Foo</b:Tag>
    <b:SourceType>InternetSite</b:SourceType>
    <b:Guid>{5C9C64B9-7C0A-AA48-8EFC-CAC14DF9C41A}</b:Guid>
    <b:Author>
      <b:Author>
        <b:NameList>
          <b:Person>
            <b:Last>FDA</b:Last>
          </b:Person>
        </b:NameList>
      </b:Author>
    </b:Author>
    <b:Title>fda.gov</b:Title>
    <b:InternetSiteTitle>US FDA Artificial Intelligence and Machine Learning Discussion Paper</b:InternetSiteTitle>
    <b:URL>https://www.fda.gov/files/medical%20devices/published/US-FDA-Artificial-Intelligence-and-Machine-Learning-Discussion-Paper.pdf</b:URL>
    <b:Year>2021</b:Year>
    <b:RefOrder>47</b:RefOrder>
  </b:Source>
  <b:Source>
    <b:Tag>Bri19</b:Tag>
    <b:SourceType>Report</b:SourceType>
    <b:Guid>{9333A27B-0298-6F47-8BAF-83833D340311}</b:Guid>
    <b:Author>
      <b:Author>
        <b:NameList>
          <b:Person>
            <b:Last>J.AndersonJamesHoughton</b:Last>
            <b:First>Brian</b:First>
          </b:Person>
        </b:NameList>
      </b:Author>
    </b:Author>
    <b:Title>Total Intravenous Anesthesia and Target-Controlled Infusion</b:Title>
    <b:Year>2019</b:Year>
    <b:RefOrder>50</b:RefOrder>
  </b:Source>
  <b:Source>
    <b:Tag>Nob21</b:Tag>
    <b:SourceType>InternetSite</b:SourceType>
    <b:Guid>{5B126784-89E5-2E4C-82AF-A2BB96A6232C}</b:Guid>
    <b:Title>Noble desktop</b:Title>
    <b:URL>https://www.nobledesktop.com/learn/git/git-branches</b:URL>
    <b:Year>2021</b:Year>
    <b:Month>October</b:Month>
    <b:Day>6</b:Day>
    <b:RefOrder>51</b:RefOrder>
  </b:Source>
  <b:Source>
    <b:Tag>IMD</b:Tag>
    <b:SourceType>InternetSite</b:SourceType>
    <b:Guid>{BD64FC02-14DE-2B4F-B5E2-1828C7230BAF}</b:Guid>
    <b:Author>
      <b:Author>
        <b:NameList>
          <b:Person>
            <b:Last>IMDRF</b:Last>
          </b:Person>
        </b:NameList>
      </b:Author>
    </b:Author>
    <b:URL>https://www.imdrf.org/</b:URL>
    <b:RefOrder>52</b:RefOrder>
  </b:Source>
</b:Sources>
</file>

<file path=customXml/itemProps1.xml><?xml version="1.0" encoding="utf-8"?>
<ds:datastoreItem xmlns:ds="http://schemas.openxmlformats.org/officeDocument/2006/customXml" ds:itemID="{55A3A8B2-B4E5-EB4C-8AED-F37CF9FD5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47</Pages>
  <Words>15091</Words>
  <Characters>86025</Characters>
  <Application>Microsoft Office Word</Application>
  <DocSecurity>0</DocSecurity>
  <Lines>716</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PALOMER CADENAS</dc:creator>
  <cp:keywords/>
  <dc:description/>
  <cp:lastModifiedBy>MARC PALOMER CADENAS</cp:lastModifiedBy>
  <cp:revision>4</cp:revision>
  <dcterms:created xsi:type="dcterms:W3CDTF">2021-11-03T11:41:00Z</dcterms:created>
  <dcterms:modified xsi:type="dcterms:W3CDTF">2022-01-19T17:17:00Z</dcterms:modified>
</cp:coreProperties>
</file>